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46DA" w14:textId="77777777" w:rsidR="00956BF4" w:rsidRDefault="00000000">
      <w:pPr>
        <w:spacing w:after="120"/>
        <w:jc w:val="center"/>
      </w:pPr>
      <w:r>
        <w:rPr>
          <w:b/>
          <w:bCs/>
          <w:sz w:val="40"/>
          <w:szCs w:val="40"/>
        </w:rPr>
        <w:t>Thetisisland.net Rebuild</w:t>
      </w:r>
    </w:p>
    <w:p w14:paraId="53FBFDD3" w14:textId="77777777" w:rsidR="00956BF4" w:rsidRDefault="00000000">
      <w:pPr>
        <w:spacing w:after="60"/>
        <w:jc w:val="center"/>
      </w:pPr>
      <w:r>
        <w:rPr>
          <w:sz w:val="32"/>
          <w:szCs w:val="32"/>
        </w:rPr>
        <w:t>Content &amp; Architecture Specification</w:t>
      </w:r>
    </w:p>
    <w:p w14:paraId="05455F53" w14:textId="77777777" w:rsidR="00956BF4" w:rsidRDefault="00000000">
      <w:pPr>
        <w:spacing w:after="360"/>
        <w:jc w:val="center"/>
      </w:pPr>
      <w:r>
        <w:rPr>
          <w:i/>
          <w:iCs/>
        </w:rPr>
        <w:t>Prepared by John Shillington · April 2026</w:t>
      </w:r>
    </w:p>
    <w:p w14:paraId="51669432" w14:textId="77777777" w:rsidR="00956BF4" w:rsidRDefault="00000000">
      <w:pPr>
        <w:pStyle w:val="Heading1"/>
      </w:pPr>
      <w:r>
        <w:t>Purpose of This Document</w:t>
      </w:r>
    </w:p>
    <w:p w14:paraId="67501FF9" w14:textId="77777777" w:rsidR="00956BF4" w:rsidRDefault="00000000">
      <w:r>
        <w:t>This specification consolidates the work done in September and October 2025 (requirements gathering with Karl Unger, ChatGPT-generated content suggestions, and an HTML proof-of-concept) into a single forward-looking plan for rebuilding thetisisland.net. It is intended to be the input to a Claude Code build session and, eventually, a handoff document for Karl and TIRRA.</w:t>
      </w:r>
    </w:p>
    <w:p w14:paraId="07E77D2F" w14:textId="77777777" w:rsidR="00956BF4" w:rsidRDefault="00000000">
      <w:r>
        <w:t>It deliberately does not specify visual design in detail — that is best decided iteratively against working code — but it locks down content structure, dynamic-content strategy, and the architectural decisions that affect long-term maintenance.</w:t>
      </w:r>
    </w:p>
    <w:p w14:paraId="56BA32DD" w14:textId="77777777" w:rsidR="00956BF4" w:rsidRDefault="00000000">
      <w:pPr>
        <w:pStyle w:val="Heading1"/>
      </w:pPr>
      <w:r>
        <w:t>Background</w:t>
      </w:r>
    </w:p>
    <w:p w14:paraId="403E2A5E" w14:textId="77777777" w:rsidR="00956BF4" w:rsidRDefault="00000000">
      <w:r>
        <w:t>Thetisisland.net was originally created by Veronica Shelford as an over-arching website about Thetis Island and its community. It is currently hand-coded HTML. With Veronica’s passing, the site will transition to the Thetis Island Residents and Ratepayers Association (TIRRA) for ongoing administration.</w:t>
      </w:r>
    </w:p>
    <w:p w14:paraId="2BEC2913" w14:textId="77777777" w:rsidR="00956BF4" w:rsidRDefault="00000000">
      <w:r>
        <w:t>In September and October 2025, an initial requirements pass was done with Karl Unger (TIRRA), producing a current-content inventory and a suggested-content document. A ChatGPT-generated HTML proof-of-concept followed, addressing most of the static content and prototyping several dynamic features. A subsequent attempt to translate the PoC into WordPress proved kludgy and was not pursued further.</w:t>
      </w:r>
    </w:p>
    <w:p w14:paraId="1DF077F9" w14:textId="77777777" w:rsidR="00956BF4" w:rsidRDefault="00000000">
      <w:r>
        <w:t xml:space="preserve">Six months later (April 2026), the toolchain has improved substantially. This rebuild moves away from WordPress to a static-site approach (Astro + </w:t>
      </w:r>
      <w:proofErr w:type="spellStart"/>
      <w:r>
        <w:t>Decap</w:t>
      </w:r>
      <w:proofErr w:type="spellEnd"/>
      <w:r>
        <w:t xml:space="preserve"> CMS, hosted on Cloudflare Pages or Netlify) that better serves the site’s actual needs and dramatically improves the bus-factor for future maintainers.</w:t>
      </w:r>
    </w:p>
    <w:p w14:paraId="2D375C88" w14:textId="77777777" w:rsidR="00956BF4" w:rsidRDefault="00000000">
      <w:pPr>
        <w:pStyle w:val="Heading1"/>
      </w:pPr>
      <w:r>
        <w:t>Goals</w:t>
      </w:r>
    </w:p>
    <w:p w14:paraId="3FE5956A" w14:textId="77777777" w:rsidR="00956BF4" w:rsidRDefault="00000000">
      <w:pPr>
        <w:pStyle w:val="ListParagraph"/>
        <w:numPr>
          <w:ilvl w:val="0"/>
          <w:numId w:val="2"/>
        </w:numPr>
      </w:pPr>
      <w:r>
        <w:t>Replace the current hand-coded HTML site with a maintainable, modern equivalent that preserves what works.</w:t>
      </w:r>
    </w:p>
    <w:p w14:paraId="65A1CC56" w14:textId="77777777" w:rsidR="00956BF4" w:rsidRDefault="00000000">
      <w:pPr>
        <w:pStyle w:val="ListParagraph"/>
        <w:numPr>
          <w:ilvl w:val="0"/>
          <w:numId w:val="2"/>
        </w:numPr>
      </w:pPr>
      <w:r>
        <w:t>Make routine content edits achievable by Karl (and a successor) without writing code, via a friendly web-based editor.</w:t>
      </w:r>
    </w:p>
    <w:p w14:paraId="0B28EE5D" w14:textId="77777777" w:rsidR="00956BF4" w:rsidRDefault="00000000">
      <w:pPr>
        <w:pStyle w:val="ListParagraph"/>
        <w:numPr>
          <w:ilvl w:val="0"/>
          <w:numId w:val="2"/>
        </w:numPr>
      </w:pPr>
      <w:r>
        <w:t>Implement the dynamic features Karl identified — combined community calendar, ferry information, fire-hazard rating, membership form — using the simplest reliable mechanism for each.</w:t>
      </w:r>
    </w:p>
    <w:p w14:paraId="3C4D2793" w14:textId="77777777" w:rsidR="00956BF4" w:rsidRDefault="00000000">
      <w:pPr>
        <w:pStyle w:val="ListParagraph"/>
        <w:numPr>
          <w:ilvl w:val="0"/>
          <w:numId w:val="2"/>
        </w:numPr>
      </w:pPr>
      <w:r>
        <w:t>Maximize bus-factor: the entire site lives in a Git repository as plain files; anyone with basic web skills can take it over.</w:t>
      </w:r>
    </w:p>
    <w:p w14:paraId="76F3F84F" w14:textId="77777777" w:rsidR="00956BF4" w:rsidRDefault="00000000">
      <w:pPr>
        <w:pStyle w:val="ListParagraph"/>
        <w:numPr>
          <w:ilvl w:val="0"/>
          <w:numId w:val="2"/>
        </w:numPr>
      </w:pPr>
      <w:r>
        <w:t>Avoid being the system-of-record for data that other organizations already maintain. Aggregate and display, don’t duplicate.</w:t>
      </w:r>
    </w:p>
    <w:p w14:paraId="0889DA9A" w14:textId="77777777" w:rsidR="00956BF4" w:rsidRDefault="00000000">
      <w:pPr>
        <w:pStyle w:val="Heading1"/>
      </w:pPr>
      <w:r>
        <w:lastRenderedPageBreak/>
        <w:t>Architectural Decisions</w:t>
      </w:r>
    </w:p>
    <w:p w14:paraId="2B93E8A4" w14:textId="77777777" w:rsidR="00956BF4" w:rsidRDefault="00000000">
      <w:pPr>
        <w:pStyle w:val="Heading2"/>
      </w:pPr>
      <w:r>
        <w:t>Locked-In Decisions</w:t>
      </w:r>
    </w:p>
    <w:p w14:paraId="645092E0" w14:textId="77777777" w:rsidR="00956BF4" w:rsidRDefault="00000000">
      <w:r>
        <w:rPr>
          <w:b/>
          <w:bCs/>
        </w:rPr>
        <w:t xml:space="preserve">Information architecture: </w:t>
      </w:r>
      <w:r>
        <w:t xml:space="preserve">Community-centric, not TIRRA-centric. TIRRA is presented as one organization among several peers (Forbes Hall, TIVFD, </w:t>
      </w:r>
      <w:proofErr w:type="spellStart"/>
      <w:r>
        <w:t>ThINC</w:t>
      </w:r>
      <w:proofErr w:type="spellEnd"/>
      <w:r>
        <w:t>, etc.) rather than as the root of the hierarchy. The October PoC navigation reflects this and is preserved.</w:t>
      </w:r>
    </w:p>
    <w:p w14:paraId="021F772B" w14:textId="03B8B37E" w:rsidR="00956BF4" w:rsidRPr="004C25C6" w:rsidRDefault="00000000">
      <w:pPr>
        <w:rPr>
          <w:b/>
          <w:bCs/>
          <w:rPrChange w:id="0" w:author="Karl U" w:date="2026-04-25T08:35:00Z" w16du:dateUtc="2026-04-25T15:35:00Z">
            <w:rPr/>
          </w:rPrChange>
        </w:rPr>
      </w:pPr>
      <w:r>
        <w:rPr>
          <w:b/>
          <w:bCs/>
        </w:rPr>
        <w:t xml:space="preserve">Snake ferry schedule: </w:t>
      </w:r>
      <w:r>
        <w:t>Will be implemented as a dynamically rendered visual schedule, not a static PDF. This is one of the site’s distinctive features and was specifically requested by Karl.</w:t>
      </w:r>
      <w:ins w:id="1" w:author="Karl U" w:date="2026-04-25T08:35:00Z" w16du:dateUtc="2026-04-25T15:35:00Z">
        <w:r w:rsidR="004C25C6">
          <w:t xml:space="preserve"> Would be nice, though not absolutely necessary.</w:t>
        </w:r>
      </w:ins>
    </w:p>
    <w:p w14:paraId="0C2B4D4B" w14:textId="77777777" w:rsidR="00956BF4" w:rsidRDefault="00000000">
      <w:r>
        <w:rPr>
          <w:b/>
          <w:bCs/>
        </w:rPr>
        <w:t xml:space="preserve">Tech stack: </w:t>
      </w:r>
      <w:r>
        <w:t xml:space="preserve">Astro static site + </w:t>
      </w:r>
      <w:proofErr w:type="spellStart"/>
      <w:r>
        <w:t>Decap</w:t>
      </w:r>
      <w:proofErr w:type="spellEnd"/>
      <w:r>
        <w:t xml:space="preserve"> CMS for content editing + Cloudflare Pages or Netlify for hosting. Markdown content files in a Git repository. No database, no PHP, no plugins.</w:t>
      </w:r>
    </w:p>
    <w:p w14:paraId="7440F137" w14:textId="77777777" w:rsidR="00956BF4" w:rsidRDefault="00000000">
      <w:r>
        <w:rPr>
          <w:b/>
          <w:bCs/>
        </w:rPr>
        <w:t xml:space="preserve">Calendar architecture: </w:t>
      </w:r>
      <w:r>
        <w:t>Multiple Google Calendars contributed by participating organizations, embedded as a single combined view. Already prototyped in the October PoC with three real calendars.</w:t>
      </w:r>
    </w:p>
    <w:p w14:paraId="7A72B9F0" w14:textId="77777777" w:rsidR="00956BF4" w:rsidRDefault="00000000">
      <w:pPr>
        <w:pStyle w:val="Heading2"/>
      </w:pPr>
      <w:r>
        <w:t>Open Questions for Karl</w:t>
      </w:r>
    </w:p>
    <w:p w14:paraId="1E541D8E" w14:textId="77777777" w:rsidR="00956BF4" w:rsidRDefault="00000000">
      <w:r>
        <w:t>These should be confirmed before or early in the build:</w:t>
      </w:r>
    </w:p>
    <w:p w14:paraId="1BFEA3AF" w14:textId="41FFC533" w:rsidR="00956BF4" w:rsidRPr="004C25C6" w:rsidRDefault="00000000">
      <w:pPr>
        <w:pStyle w:val="ListParagraph"/>
        <w:numPr>
          <w:ilvl w:val="0"/>
          <w:numId w:val="2"/>
        </w:numPr>
        <w:rPr>
          <w:ins w:id="2" w:author="Karl U" w:date="2026-04-25T08:39:00Z" w16du:dateUtc="2026-04-25T15:39:00Z"/>
          <w:rPrChange w:id="3" w:author="Karl U" w:date="2026-04-25T08:39:00Z" w16du:dateUtc="2026-04-25T15:39:00Z">
            <w:rPr>
              <w:ins w:id="4" w:author="Karl U" w:date="2026-04-25T08:39:00Z" w16du:dateUtc="2026-04-25T15:39:00Z"/>
              <w:b/>
              <w:bCs/>
            </w:rPr>
          </w:rPrChange>
        </w:rPr>
      </w:pPr>
      <w:r>
        <w:t>Domain handover: who currently controls the thetisisland.net DNS, and what is the cutover plan?</w:t>
      </w:r>
      <w:ins w:id="5" w:author="Karl U" w:date="2026-04-25T08:35:00Z" w16du:dateUtc="2026-04-25T15:35:00Z">
        <w:r w:rsidR="004C25C6">
          <w:t xml:space="preserve"> </w:t>
        </w:r>
      </w:ins>
      <w:ins w:id="6" w:author="Karl U" w:date="2026-04-25T08:36:00Z" w16du:dateUtc="2026-04-25T15:36:00Z">
        <w:r w:rsidR="004C25C6">
          <w:rPr>
            <w:b/>
            <w:bCs/>
          </w:rPr>
          <w:t xml:space="preserve">The domain thetisisland.net in currently owned by Karl and will be handed over to TIRRA. </w:t>
        </w:r>
      </w:ins>
      <w:ins w:id="7" w:author="Karl U" w:date="2026-04-25T08:38:00Z" w16du:dateUtc="2026-04-25T15:38:00Z">
        <w:r w:rsidR="004C25C6">
          <w:rPr>
            <w:b/>
            <w:bCs/>
          </w:rPr>
          <w:t xml:space="preserve">At present there is no plan or schedule for that hand-over. There are some things that need to be dealt with </w:t>
        </w:r>
      </w:ins>
      <w:ins w:id="8" w:author="Karl U" w:date="2026-04-25T08:39:00Z" w16du:dateUtc="2026-04-25T15:39:00Z">
        <w:r w:rsidR="004C25C6">
          <w:rPr>
            <w:b/>
            <w:bCs/>
          </w:rPr>
          <w:t xml:space="preserve">or better understood </w:t>
        </w:r>
      </w:ins>
      <w:ins w:id="9" w:author="Karl U" w:date="2026-04-25T08:38:00Z" w16du:dateUtc="2026-04-25T15:38:00Z">
        <w:r w:rsidR="004C25C6">
          <w:rPr>
            <w:b/>
            <w:bCs/>
          </w:rPr>
          <w:t xml:space="preserve">before that </w:t>
        </w:r>
      </w:ins>
      <w:ins w:id="10" w:author="Karl U" w:date="2026-04-25T08:39:00Z" w16du:dateUtc="2026-04-25T15:39:00Z">
        <w:r w:rsidR="004C25C6">
          <w:rPr>
            <w:b/>
            <w:bCs/>
          </w:rPr>
          <w:t>handover.</w:t>
        </w:r>
      </w:ins>
    </w:p>
    <w:p w14:paraId="2428B612" w14:textId="3F87FD06" w:rsidR="004C25C6" w:rsidRPr="00FE64DF" w:rsidRDefault="004C25C6" w:rsidP="004C25C6">
      <w:pPr>
        <w:pStyle w:val="ListParagraph"/>
        <w:numPr>
          <w:ilvl w:val="1"/>
          <w:numId w:val="2"/>
        </w:numPr>
        <w:rPr>
          <w:ins w:id="11" w:author="Karl U" w:date="2026-04-25T08:40:00Z" w16du:dateUtc="2026-04-25T15:40:00Z"/>
          <w:b/>
          <w:bCs/>
          <w:rPrChange w:id="12" w:author="Karl U" w:date="2026-04-25T09:18:00Z" w16du:dateUtc="2026-04-25T16:18:00Z">
            <w:rPr>
              <w:ins w:id="13" w:author="Karl U" w:date="2026-04-25T08:40:00Z" w16du:dateUtc="2026-04-25T15:40:00Z"/>
            </w:rPr>
          </w:rPrChange>
        </w:rPr>
      </w:pPr>
      <w:ins w:id="14" w:author="Karl U" w:date="2026-04-25T08:40:00Z" w16du:dateUtc="2026-04-25T15:40:00Z">
        <w:r w:rsidRPr="00FE64DF">
          <w:rPr>
            <w:b/>
            <w:bCs/>
            <w:rPrChange w:id="15" w:author="Karl U" w:date="2026-04-25T09:18:00Z" w16du:dateUtc="2026-04-25T16:18:00Z">
              <w:rPr/>
            </w:rPrChange>
          </w:rPr>
          <w:t xml:space="preserve">Thetisisland.net </w:t>
        </w:r>
      </w:ins>
      <w:ins w:id="16" w:author="Karl U" w:date="2026-04-25T08:41:00Z" w16du:dateUtc="2026-04-25T15:41:00Z">
        <w:r w:rsidRPr="00FE64DF">
          <w:rPr>
            <w:b/>
            <w:bCs/>
            <w:rPrChange w:id="17" w:author="Karl U" w:date="2026-04-25T09:18:00Z" w16du:dateUtc="2026-04-25T16:18:00Z">
              <w:rPr/>
            </w:rPrChange>
          </w:rPr>
          <w:t xml:space="preserve">site </w:t>
        </w:r>
      </w:ins>
      <w:ins w:id="18" w:author="Karl U" w:date="2026-04-25T08:40:00Z" w16du:dateUtc="2026-04-25T15:40:00Z">
        <w:r w:rsidRPr="00FE64DF">
          <w:rPr>
            <w:b/>
            <w:bCs/>
            <w:rPrChange w:id="19" w:author="Karl U" w:date="2026-04-25T09:18:00Z" w16du:dateUtc="2026-04-25T16:18:00Z">
              <w:rPr/>
            </w:rPrChange>
          </w:rPr>
          <w:t>is hosted on whc.ca</w:t>
        </w:r>
      </w:ins>
    </w:p>
    <w:p w14:paraId="129E24EF" w14:textId="77777777" w:rsidR="009C2478" w:rsidRPr="00FE64DF" w:rsidRDefault="004C25C6" w:rsidP="004C25C6">
      <w:pPr>
        <w:pStyle w:val="ListParagraph"/>
        <w:numPr>
          <w:ilvl w:val="1"/>
          <w:numId w:val="2"/>
        </w:numPr>
        <w:rPr>
          <w:ins w:id="20" w:author="Karl U" w:date="2026-04-25T08:44:00Z" w16du:dateUtc="2026-04-25T15:44:00Z"/>
          <w:b/>
          <w:bCs/>
          <w:rPrChange w:id="21" w:author="Karl U" w:date="2026-04-25T09:18:00Z" w16du:dateUtc="2026-04-25T16:18:00Z">
            <w:rPr>
              <w:ins w:id="22" w:author="Karl U" w:date="2026-04-25T08:44:00Z" w16du:dateUtc="2026-04-25T15:44:00Z"/>
            </w:rPr>
          </w:rPrChange>
        </w:rPr>
      </w:pPr>
      <w:ins w:id="23" w:author="Karl U" w:date="2026-04-25T08:42:00Z" w16du:dateUtc="2026-04-25T15:42:00Z">
        <w:r w:rsidRPr="00FE64DF">
          <w:rPr>
            <w:b/>
            <w:bCs/>
            <w:rPrChange w:id="24" w:author="Karl U" w:date="2026-04-25T09:18:00Z" w16du:dateUtc="2026-04-25T16:18:00Z">
              <w:rPr/>
            </w:rPrChange>
          </w:rPr>
          <w:t>The following site</w:t>
        </w:r>
      </w:ins>
      <w:ins w:id="25" w:author="Karl U" w:date="2026-04-25T08:44:00Z" w16du:dateUtc="2026-04-25T15:44:00Z">
        <w:r w:rsidR="009C2478" w:rsidRPr="00FE64DF">
          <w:rPr>
            <w:b/>
            <w:bCs/>
            <w:rPrChange w:id="26" w:author="Karl U" w:date="2026-04-25T09:18:00Z" w16du:dateUtc="2026-04-25T16:18:00Z">
              <w:rPr/>
            </w:rPrChange>
          </w:rPr>
          <w:t>s</w:t>
        </w:r>
      </w:ins>
      <w:ins w:id="27" w:author="Karl U" w:date="2026-04-25T08:42:00Z" w16du:dateUtc="2026-04-25T15:42:00Z">
        <w:r w:rsidRPr="00FE64DF">
          <w:rPr>
            <w:b/>
            <w:bCs/>
            <w:rPrChange w:id="28" w:author="Karl U" w:date="2026-04-25T09:18:00Z" w16du:dateUtc="2026-04-25T16:18:00Z">
              <w:rPr/>
            </w:rPrChange>
          </w:rPr>
          <w:t xml:space="preserve"> are also hosted and buried within the </w:t>
        </w:r>
      </w:ins>
      <w:ins w:id="29" w:author="Karl U" w:date="2026-04-25T08:41:00Z" w16du:dateUtc="2026-04-25T15:41:00Z">
        <w:r w:rsidRPr="00FE64DF">
          <w:rPr>
            <w:b/>
            <w:bCs/>
            <w:rPrChange w:id="30" w:author="Karl U" w:date="2026-04-25T09:18:00Z" w16du:dateUtc="2026-04-25T16:18:00Z">
              <w:rPr/>
            </w:rPrChange>
          </w:rPr>
          <w:t>site subdirectories</w:t>
        </w:r>
      </w:ins>
    </w:p>
    <w:p w14:paraId="752B1251" w14:textId="1D48F2FA" w:rsidR="004C25C6" w:rsidRPr="00FE64DF" w:rsidRDefault="004C25C6" w:rsidP="009C2478">
      <w:pPr>
        <w:pStyle w:val="ListParagraph"/>
        <w:numPr>
          <w:ilvl w:val="2"/>
          <w:numId w:val="2"/>
        </w:numPr>
        <w:ind w:left="1440" w:hanging="360"/>
        <w:rPr>
          <w:ins w:id="31" w:author="Karl U" w:date="2026-04-25T08:44:00Z" w16du:dateUtc="2026-04-25T15:44:00Z"/>
          <w:b/>
          <w:bCs/>
          <w:rPrChange w:id="32" w:author="Karl U" w:date="2026-04-25T09:18:00Z" w16du:dateUtc="2026-04-25T16:18:00Z">
            <w:rPr>
              <w:ins w:id="33" w:author="Karl U" w:date="2026-04-25T08:44:00Z" w16du:dateUtc="2026-04-25T15:44:00Z"/>
            </w:rPr>
          </w:rPrChange>
        </w:rPr>
      </w:pPr>
      <w:ins w:id="34" w:author="Karl U" w:date="2026-04-25T08:41:00Z" w16du:dateUtc="2026-04-25T15:41:00Z">
        <w:r w:rsidRPr="00FE64DF">
          <w:rPr>
            <w:b/>
            <w:bCs/>
            <w:rPrChange w:id="35" w:author="Karl U" w:date="2026-04-25T09:18:00Z" w16du:dateUtc="2026-04-25T16:18:00Z">
              <w:rPr/>
            </w:rPrChange>
          </w:rPr>
          <w:t>thetisislandfire.ca</w:t>
        </w:r>
      </w:ins>
    </w:p>
    <w:p w14:paraId="3D8FCBE3" w14:textId="36CA5E89" w:rsidR="009C2478" w:rsidRPr="00FE64DF" w:rsidRDefault="009C2478" w:rsidP="009C2478">
      <w:pPr>
        <w:pStyle w:val="ListParagraph"/>
        <w:numPr>
          <w:ilvl w:val="2"/>
          <w:numId w:val="2"/>
        </w:numPr>
        <w:ind w:left="1440" w:hanging="360"/>
        <w:rPr>
          <w:ins w:id="36" w:author="Karl U" w:date="2026-04-25T08:45:00Z" w16du:dateUtc="2026-04-25T15:45:00Z"/>
          <w:b/>
          <w:bCs/>
          <w:rPrChange w:id="37" w:author="Karl U" w:date="2026-04-25T09:18:00Z" w16du:dateUtc="2026-04-25T16:18:00Z">
            <w:rPr>
              <w:ins w:id="38" w:author="Karl U" w:date="2026-04-25T08:45:00Z" w16du:dateUtc="2026-04-25T15:45:00Z"/>
            </w:rPr>
          </w:rPrChange>
        </w:rPr>
      </w:pPr>
      <w:proofErr w:type="spellStart"/>
      <w:ins w:id="39" w:author="Karl U" w:date="2026-04-25T08:44:00Z" w16du:dateUtc="2026-04-25T15:44:00Z">
        <w:r w:rsidRPr="00FE64DF">
          <w:rPr>
            <w:b/>
            <w:bCs/>
            <w:rPrChange w:id="40" w:author="Karl U" w:date="2026-04-25T09:18:00Z" w16du:dateUtc="2026-04-25T16:18:00Z">
              <w:rPr/>
            </w:rPrChange>
          </w:rPr>
          <w:t>cufra</w:t>
        </w:r>
        <w:proofErr w:type="spellEnd"/>
        <w:r w:rsidRPr="00FE64DF">
          <w:rPr>
            <w:b/>
            <w:bCs/>
            <w:rPrChange w:id="41" w:author="Karl U" w:date="2026-04-25T09:18:00Z" w16du:dateUtc="2026-04-25T16:18:00Z">
              <w:rPr/>
            </w:rPrChange>
          </w:rPr>
          <w:t xml:space="preserve"> cliffs B&amp;B - </w:t>
        </w:r>
      </w:ins>
      <w:ins w:id="42" w:author="Karl U" w:date="2026-04-25T08:45:00Z" w16du:dateUtc="2026-04-25T15:45:00Z">
        <w:r w:rsidRPr="00FE64DF">
          <w:rPr>
            <w:b/>
            <w:bCs/>
            <w:rPrChange w:id="43" w:author="Karl U" w:date="2026-04-25T09:18:00Z" w16du:dateUtc="2026-04-25T16:18:00Z">
              <w:rPr/>
            </w:rPrChange>
          </w:rPr>
          <w:fldChar w:fldCharType="begin"/>
        </w:r>
        <w:r w:rsidRPr="00FE64DF">
          <w:rPr>
            <w:b/>
            <w:bCs/>
            <w:rPrChange w:id="44" w:author="Karl U" w:date="2026-04-25T09:18:00Z" w16du:dateUtc="2026-04-25T16:18:00Z">
              <w:rPr/>
            </w:rPrChange>
          </w:rPr>
          <w:instrText>HYPERLINK "</w:instrText>
        </w:r>
      </w:ins>
      <w:ins w:id="45" w:author="Karl U" w:date="2026-04-25T08:44:00Z" w16du:dateUtc="2026-04-25T15:44:00Z">
        <w:r w:rsidRPr="00FE64DF">
          <w:rPr>
            <w:b/>
            <w:bCs/>
            <w:rPrChange w:id="46" w:author="Karl U" w:date="2026-04-25T09:18:00Z" w16du:dateUtc="2026-04-25T16:18:00Z">
              <w:rPr/>
            </w:rPrChange>
          </w:rPr>
          <w:instrText>https://www.thetisisland.net/business/cufracliffs/index.html</w:instrText>
        </w:r>
      </w:ins>
      <w:ins w:id="47" w:author="Karl U" w:date="2026-04-25T08:45:00Z" w16du:dateUtc="2026-04-25T15:45:00Z">
        <w:r w:rsidRPr="00FE64DF">
          <w:rPr>
            <w:b/>
            <w:bCs/>
            <w:rPrChange w:id="48" w:author="Karl U" w:date="2026-04-25T09:18:00Z" w16du:dateUtc="2026-04-25T16:18:00Z">
              <w:rPr/>
            </w:rPrChange>
          </w:rPr>
          <w:instrText>"</w:instrText>
        </w:r>
        <w:r w:rsidRPr="00FE64DF">
          <w:rPr>
            <w:b/>
            <w:bCs/>
            <w:rPrChange w:id="49" w:author="Karl U" w:date="2026-04-25T09:18:00Z" w16du:dateUtc="2026-04-25T16:18:00Z">
              <w:rPr/>
            </w:rPrChange>
          </w:rPr>
          <w:fldChar w:fldCharType="separate"/>
        </w:r>
      </w:ins>
      <w:ins w:id="50" w:author="Karl U" w:date="2026-04-25T08:44:00Z" w16du:dateUtc="2026-04-25T15:44:00Z">
        <w:r w:rsidRPr="00FE64DF">
          <w:rPr>
            <w:rStyle w:val="Hyperlink"/>
            <w:b/>
            <w:bCs/>
            <w:rPrChange w:id="51" w:author="Karl U" w:date="2026-04-25T09:18:00Z" w16du:dateUtc="2026-04-25T16:18:00Z">
              <w:rPr>
                <w:rStyle w:val="Hyperlink"/>
              </w:rPr>
            </w:rPrChange>
          </w:rPr>
          <w:t>https://www.thetisisland.net/business/cufracliffs/index.html</w:t>
        </w:r>
      </w:ins>
      <w:ins w:id="52" w:author="Karl U" w:date="2026-04-25T08:45:00Z" w16du:dateUtc="2026-04-25T15:45:00Z">
        <w:r w:rsidRPr="00FE64DF">
          <w:rPr>
            <w:b/>
            <w:bCs/>
            <w:rPrChange w:id="53" w:author="Karl U" w:date="2026-04-25T09:18:00Z" w16du:dateUtc="2026-04-25T16:18:00Z">
              <w:rPr/>
            </w:rPrChange>
          </w:rPr>
          <w:fldChar w:fldCharType="end"/>
        </w:r>
      </w:ins>
      <w:ins w:id="54" w:author="Karl U" w:date="2026-04-25T09:12:00Z" w16du:dateUtc="2026-04-25T16:12:00Z">
        <w:r w:rsidR="00FE64DF" w:rsidRPr="00FE64DF">
          <w:rPr>
            <w:b/>
            <w:bCs/>
            <w:rPrChange w:id="55" w:author="Karl U" w:date="2026-04-25T09:18:00Z" w16du:dateUtc="2026-04-25T16:18:00Z">
              <w:rPr/>
            </w:rPrChange>
          </w:rPr>
          <w:t xml:space="preserve"> operated by Graeme Shelford</w:t>
        </w:r>
      </w:ins>
    </w:p>
    <w:p w14:paraId="50B9F3B6" w14:textId="77777777" w:rsidR="009C2478" w:rsidRDefault="009C2478" w:rsidP="009C2478">
      <w:pPr>
        <w:pStyle w:val="ListParagraph"/>
        <w:numPr>
          <w:ilvl w:val="2"/>
          <w:numId w:val="2"/>
        </w:numPr>
        <w:ind w:left="1440" w:hanging="360"/>
        <w:pPrChange w:id="56" w:author="Karl U" w:date="2026-04-25T08:44:00Z" w16du:dateUtc="2026-04-25T15:44:00Z">
          <w:pPr>
            <w:pStyle w:val="ListParagraph"/>
            <w:numPr>
              <w:numId w:val="2"/>
            </w:numPr>
            <w:ind w:left="720" w:hanging="360"/>
          </w:pPr>
        </w:pPrChange>
      </w:pPr>
    </w:p>
    <w:p w14:paraId="12DA34E9" w14:textId="77777777" w:rsidR="00956BF4" w:rsidRDefault="00000000">
      <w:pPr>
        <w:pStyle w:val="ListParagraph"/>
        <w:numPr>
          <w:ilvl w:val="0"/>
          <w:numId w:val="2"/>
        </w:numPr>
        <w:rPr>
          <w:ins w:id="57" w:author="Karl U" w:date="2026-04-25T09:12:00Z" w16du:dateUtc="2026-04-25T16:12:00Z"/>
        </w:rPr>
      </w:pPr>
      <w:r>
        <w:t>Hosting account ownership: should the Cloudflare/Netlify account be in TIRRA’s name, Karl’s, or a shared TIRRA Google account?</w:t>
      </w:r>
    </w:p>
    <w:p w14:paraId="7223389A" w14:textId="6588AF85" w:rsidR="00FE64DF" w:rsidRPr="00FE64DF" w:rsidRDefault="00FE64DF" w:rsidP="00FE64DF">
      <w:pPr>
        <w:pStyle w:val="ListParagraph"/>
        <w:numPr>
          <w:ilvl w:val="1"/>
          <w:numId w:val="2"/>
        </w:numPr>
        <w:rPr>
          <w:b/>
          <w:bCs/>
          <w:rPrChange w:id="58" w:author="Karl U" w:date="2026-04-25T09:18:00Z" w16du:dateUtc="2026-04-25T16:18:00Z">
            <w:rPr/>
          </w:rPrChange>
        </w:rPr>
        <w:pPrChange w:id="59" w:author="Karl U" w:date="2026-04-25T09:12:00Z" w16du:dateUtc="2026-04-25T16:12:00Z">
          <w:pPr>
            <w:pStyle w:val="ListParagraph"/>
            <w:numPr>
              <w:numId w:val="2"/>
            </w:numPr>
            <w:ind w:left="720" w:hanging="360"/>
          </w:pPr>
        </w:pPrChange>
      </w:pPr>
      <w:ins w:id="60" w:author="Karl U" w:date="2026-04-25T09:12:00Z" w16du:dateUtc="2026-04-25T16:12:00Z">
        <w:r w:rsidRPr="00FE64DF">
          <w:rPr>
            <w:b/>
            <w:bCs/>
            <w:rPrChange w:id="61" w:author="Karl U" w:date="2026-04-25T09:18:00Z" w16du:dateUtc="2026-04-25T16:18:00Z">
              <w:rPr/>
            </w:rPrChange>
          </w:rPr>
          <w:t>TIRRA would be best</w:t>
        </w:r>
      </w:ins>
    </w:p>
    <w:p w14:paraId="582C9B4C" w14:textId="77777777" w:rsidR="00956BF4" w:rsidRDefault="00000000">
      <w:pPr>
        <w:pStyle w:val="ListParagraph"/>
        <w:numPr>
          <w:ilvl w:val="0"/>
          <w:numId w:val="2"/>
        </w:numPr>
        <w:rPr>
          <w:ins w:id="62" w:author="Karl U" w:date="2026-04-25T09:13:00Z" w16du:dateUtc="2026-04-25T16:13:00Z"/>
        </w:rPr>
      </w:pPr>
      <w:r>
        <w:t>Email address for forms: does TIRRA have a generic membership@ or info@ inbox, or should one be created?</w:t>
      </w:r>
    </w:p>
    <w:p w14:paraId="1A8D193C" w14:textId="4BA9D6FD" w:rsidR="00FE64DF" w:rsidRPr="00FE64DF" w:rsidRDefault="00FE64DF" w:rsidP="00FE64DF">
      <w:pPr>
        <w:pStyle w:val="ListParagraph"/>
        <w:numPr>
          <w:ilvl w:val="1"/>
          <w:numId w:val="2"/>
        </w:numPr>
        <w:rPr>
          <w:ins w:id="63" w:author="Karl U" w:date="2026-04-25T09:13:00Z" w16du:dateUtc="2026-04-25T16:13:00Z"/>
          <w:b/>
          <w:bCs/>
          <w:rPrChange w:id="64" w:author="Karl U" w:date="2026-04-25T09:19:00Z" w16du:dateUtc="2026-04-25T16:19:00Z">
            <w:rPr>
              <w:ins w:id="65" w:author="Karl U" w:date="2026-04-25T09:13:00Z" w16du:dateUtc="2026-04-25T16:13:00Z"/>
            </w:rPr>
          </w:rPrChange>
        </w:rPr>
      </w:pPr>
      <w:ins w:id="66" w:author="Karl U" w:date="2026-04-25T09:13:00Z" w16du:dateUtc="2026-04-25T16:13:00Z">
        <w:r w:rsidRPr="00FE64DF">
          <w:rPr>
            <w:b/>
            <w:bCs/>
            <w:rPrChange w:id="67" w:author="Karl U" w:date="2026-04-25T09:19:00Z" w16du:dateUtc="2026-04-25T16:19:00Z">
              <w:rPr/>
            </w:rPrChange>
          </w:rPr>
          <w:t>No membership account yet</w:t>
        </w:r>
      </w:ins>
    </w:p>
    <w:p w14:paraId="00140229" w14:textId="0995D4B0" w:rsidR="00FE64DF" w:rsidRPr="00FE64DF" w:rsidRDefault="00FE64DF" w:rsidP="00FE64DF">
      <w:pPr>
        <w:pStyle w:val="ListParagraph"/>
        <w:numPr>
          <w:ilvl w:val="1"/>
          <w:numId w:val="2"/>
        </w:numPr>
        <w:rPr>
          <w:b/>
          <w:bCs/>
          <w:rPrChange w:id="68" w:author="Karl U" w:date="2026-04-25T09:19:00Z" w16du:dateUtc="2026-04-25T16:19:00Z">
            <w:rPr/>
          </w:rPrChange>
        </w:rPr>
        <w:pPrChange w:id="69" w:author="Karl U" w:date="2026-04-25T09:14:00Z" w16du:dateUtc="2026-04-25T16:14:00Z">
          <w:pPr>
            <w:pStyle w:val="ListParagraph"/>
            <w:numPr>
              <w:numId w:val="2"/>
            </w:numPr>
            <w:ind w:left="720" w:hanging="360"/>
          </w:pPr>
        </w:pPrChange>
      </w:pPr>
      <w:ins w:id="70" w:author="Karl U" w:date="2026-04-25T09:13:00Z" w16du:dateUtc="2026-04-25T16:13:00Z">
        <w:r w:rsidRPr="00FE64DF">
          <w:rPr>
            <w:b/>
            <w:bCs/>
            <w:rPrChange w:id="71" w:author="Karl U" w:date="2026-04-25T09:19:00Z" w16du:dateUtc="2026-04-25T16:19:00Z">
              <w:rPr/>
            </w:rPrChange>
          </w:rPr>
          <w:fldChar w:fldCharType="begin"/>
        </w:r>
        <w:r w:rsidRPr="00FE64DF">
          <w:rPr>
            <w:b/>
            <w:bCs/>
            <w:rPrChange w:id="72" w:author="Karl U" w:date="2026-04-25T09:19:00Z" w16du:dateUtc="2026-04-25T16:19:00Z">
              <w:rPr/>
            </w:rPrChange>
          </w:rPr>
          <w:instrText>HYPERLINK "mailto:info@thetisisland.net"</w:instrText>
        </w:r>
        <w:r w:rsidRPr="00FE64DF">
          <w:rPr>
            <w:b/>
            <w:bCs/>
            <w:rPrChange w:id="73" w:author="Karl U" w:date="2026-04-25T09:19:00Z" w16du:dateUtc="2026-04-25T16:19:00Z">
              <w:rPr/>
            </w:rPrChange>
          </w:rPr>
          <w:fldChar w:fldCharType="separate"/>
        </w:r>
        <w:r w:rsidRPr="00FE64DF">
          <w:rPr>
            <w:rStyle w:val="Hyperlink"/>
            <w:b/>
            <w:bCs/>
            <w:rPrChange w:id="74" w:author="Karl U" w:date="2026-04-25T09:19:00Z" w16du:dateUtc="2026-04-25T16:19:00Z">
              <w:rPr>
                <w:rStyle w:val="Hyperlink"/>
              </w:rPr>
            </w:rPrChange>
          </w:rPr>
          <w:t>info@thetisisland.net</w:t>
        </w:r>
        <w:r w:rsidRPr="00FE64DF">
          <w:rPr>
            <w:b/>
            <w:bCs/>
            <w:rPrChange w:id="75" w:author="Karl U" w:date="2026-04-25T09:19:00Z" w16du:dateUtc="2026-04-25T16:19:00Z">
              <w:rPr/>
            </w:rPrChange>
          </w:rPr>
          <w:fldChar w:fldCharType="end"/>
        </w:r>
        <w:r w:rsidRPr="00FE64DF">
          <w:rPr>
            <w:b/>
            <w:bCs/>
            <w:rPrChange w:id="76" w:author="Karl U" w:date="2026-04-25T09:19:00Z" w16du:dateUtc="2026-04-25T16:19:00Z">
              <w:rPr/>
            </w:rPrChange>
          </w:rPr>
          <w:t xml:space="preserve">, </w:t>
        </w:r>
        <w:r w:rsidRPr="00FE64DF">
          <w:rPr>
            <w:b/>
            <w:bCs/>
            <w:rPrChange w:id="77" w:author="Karl U" w:date="2026-04-25T09:19:00Z" w16du:dateUtc="2026-04-25T16:19:00Z">
              <w:rPr/>
            </w:rPrChange>
          </w:rPr>
          <w:fldChar w:fldCharType="begin"/>
        </w:r>
        <w:r w:rsidRPr="00FE64DF">
          <w:rPr>
            <w:b/>
            <w:bCs/>
            <w:rPrChange w:id="78" w:author="Karl U" w:date="2026-04-25T09:19:00Z" w16du:dateUtc="2026-04-25T16:19:00Z">
              <w:rPr/>
            </w:rPrChange>
          </w:rPr>
          <w:instrText>HYPERLINK "mailto:webmaster@thetisisland.net"</w:instrText>
        </w:r>
        <w:r w:rsidRPr="00FE64DF">
          <w:rPr>
            <w:b/>
            <w:bCs/>
            <w:rPrChange w:id="79" w:author="Karl U" w:date="2026-04-25T09:19:00Z" w16du:dateUtc="2026-04-25T16:19:00Z">
              <w:rPr/>
            </w:rPrChange>
          </w:rPr>
          <w:fldChar w:fldCharType="separate"/>
        </w:r>
        <w:r w:rsidRPr="00FE64DF">
          <w:rPr>
            <w:rStyle w:val="Hyperlink"/>
            <w:b/>
            <w:bCs/>
            <w:rPrChange w:id="80" w:author="Karl U" w:date="2026-04-25T09:19:00Z" w16du:dateUtc="2026-04-25T16:19:00Z">
              <w:rPr>
                <w:rStyle w:val="Hyperlink"/>
              </w:rPr>
            </w:rPrChange>
          </w:rPr>
          <w:t>webmaster@thetisisland.net</w:t>
        </w:r>
        <w:r w:rsidRPr="00FE64DF">
          <w:rPr>
            <w:b/>
            <w:bCs/>
            <w:rPrChange w:id="81" w:author="Karl U" w:date="2026-04-25T09:19:00Z" w16du:dateUtc="2026-04-25T16:19:00Z">
              <w:rPr/>
            </w:rPrChange>
          </w:rPr>
          <w:fldChar w:fldCharType="end"/>
        </w:r>
        <w:r w:rsidRPr="00FE64DF">
          <w:rPr>
            <w:b/>
            <w:bCs/>
            <w:rPrChange w:id="82" w:author="Karl U" w:date="2026-04-25T09:19:00Z" w16du:dateUtc="2026-04-25T16:19:00Z">
              <w:rPr/>
            </w:rPrChange>
          </w:rPr>
          <w:t xml:space="preserve"> and </w:t>
        </w:r>
      </w:ins>
      <w:ins w:id="83" w:author="Karl U" w:date="2026-04-25T09:14:00Z" w16du:dateUtc="2026-04-25T16:14:00Z">
        <w:r w:rsidRPr="00FE64DF">
          <w:rPr>
            <w:b/>
            <w:bCs/>
            <w:rPrChange w:id="84" w:author="Karl U" w:date="2026-04-25T09:19:00Z" w16du:dateUtc="2026-04-25T16:19:00Z">
              <w:rPr/>
            </w:rPrChange>
          </w:rPr>
          <w:t>number</w:t>
        </w:r>
      </w:ins>
      <w:ins w:id="85" w:author="Karl U" w:date="2026-04-25T09:13:00Z" w16du:dateUtc="2026-04-25T16:13:00Z">
        <w:r w:rsidRPr="00FE64DF">
          <w:rPr>
            <w:b/>
            <w:bCs/>
            <w:rPrChange w:id="86" w:author="Karl U" w:date="2026-04-25T09:19:00Z" w16du:dateUtc="2026-04-25T16:19:00Z">
              <w:rPr/>
            </w:rPrChange>
          </w:rPr>
          <w:t xml:space="preserve"> of other forwarded emai</w:t>
        </w:r>
      </w:ins>
      <w:ins w:id="87" w:author="Karl U" w:date="2026-04-25T09:14:00Z" w16du:dateUtc="2026-04-25T16:14:00Z">
        <w:r w:rsidRPr="00FE64DF">
          <w:rPr>
            <w:b/>
            <w:bCs/>
            <w:rPrChange w:id="88" w:author="Karl U" w:date="2026-04-25T09:19:00Z" w16du:dateUtc="2026-04-25T16:19:00Z">
              <w:rPr/>
            </w:rPrChange>
          </w:rPr>
          <w:t>l accounts</w:t>
        </w:r>
      </w:ins>
    </w:p>
    <w:p w14:paraId="424E857B" w14:textId="77777777" w:rsidR="00956BF4" w:rsidRDefault="00000000">
      <w:pPr>
        <w:pStyle w:val="ListParagraph"/>
        <w:numPr>
          <w:ilvl w:val="0"/>
          <w:numId w:val="2"/>
        </w:numPr>
        <w:rPr>
          <w:ins w:id="89" w:author="Karl U" w:date="2026-04-25T09:14:00Z" w16du:dateUtc="2026-04-25T16:14:00Z"/>
        </w:rPr>
      </w:pPr>
      <w:r>
        <w:t>Calendar ownership: which TIRRA email account will own the Thetis Island master calendar? Which other organizations have agreed to publish their own calendars?</w:t>
      </w:r>
    </w:p>
    <w:p w14:paraId="02D5D735" w14:textId="4CB40488" w:rsidR="00FE64DF" w:rsidRPr="00FE64DF" w:rsidRDefault="00FE64DF" w:rsidP="00FE64DF">
      <w:pPr>
        <w:pStyle w:val="ListParagraph"/>
        <w:numPr>
          <w:ilvl w:val="1"/>
          <w:numId w:val="2"/>
        </w:numPr>
        <w:rPr>
          <w:b/>
          <w:bCs/>
          <w:rPrChange w:id="90" w:author="Karl U" w:date="2026-04-25T09:19:00Z" w16du:dateUtc="2026-04-25T16:19:00Z">
            <w:rPr/>
          </w:rPrChange>
        </w:rPr>
        <w:pPrChange w:id="91" w:author="Karl U" w:date="2026-04-25T09:14:00Z" w16du:dateUtc="2026-04-25T16:14:00Z">
          <w:pPr>
            <w:pStyle w:val="ListParagraph"/>
            <w:numPr>
              <w:numId w:val="2"/>
            </w:numPr>
            <w:ind w:left="720" w:hanging="360"/>
          </w:pPr>
        </w:pPrChange>
      </w:pPr>
      <w:ins w:id="92" w:author="Karl U" w:date="2026-04-25T09:15:00Z" w16du:dateUtc="2026-04-25T16:15:00Z">
        <w:r w:rsidRPr="00FE64DF">
          <w:rPr>
            <w:b/>
            <w:bCs/>
            <w:rPrChange w:id="93" w:author="Karl U" w:date="2026-04-25T09:19:00Z" w16du:dateUtc="2026-04-25T16:19:00Z">
              <w:rPr/>
            </w:rPrChange>
          </w:rPr>
          <w:t>Not sure how to answer this, what effect does email account ownership have on the master calendar?</w:t>
        </w:r>
      </w:ins>
    </w:p>
    <w:p w14:paraId="5963957A" w14:textId="77777777" w:rsidR="00956BF4" w:rsidRDefault="00000000">
      <w:pPr>
        <w:pStyle w:val="ListParagraph"/>
        <w:numPr>
          <w:ilvl w:val="0"/>
          <w:numId w:val="2"/>
        </w:numPr>
        <w:rPr>
          <w:ins w:id="94" w:author="Karl U" w:date="2026-04-25T09:15:00Z" w16du:dateUtc="2026-04-25T16:15:00Z"/>
        </w:rPr>
      </w:pPr>
      <w:r>
        <w:t>Content authority: who confirms that copy text (especially for organizations other than TIRRA) is accurate before launch?</w:t>
      </w:r>
    </w:p>
    <w:p w14:paraId="4CE0D504" w14:textId="7BB39E62" w:rsidR="00FE64DF" w:rsidRPr="00FE64DF" w:rsidRDefault="00FE64DF" w:rsidP="00FE64DF">
      <w:pPr>
        <w:pStyle w:val="ListParagraph"/>
        <w:numPr>
          <w:ilvl w:val="1"/>
          <w:numId w:val="2"/>
        </w:numPr>
        <w:rPr>
          <w:b/>
          <w:bCs/>
          <w:rPrChange w:id="95" w:author="Karl U" w:date="2026-04-25T09:19:00Z" w16du:dateUtc="2026-04-25T16:19:00Z">
            <w:rPr/>
          </w:rPrChange>
        </w:rPr>
        <w:pPrChange w:id="96" w:author="Karl U" w:date="2026-04-25T09:15:00Z" w16du:dateUtc="2026-04-25T16:15:00Z">
          <w:pPr>
            <w:pStyle w:val="ListParagraph"/>
            <w:numPr>
              <w:numId w:val="2"/>
            </w:numPr>
            <w:ind w:left="720" w:hanging="360"/>
          </w:pPr>
        </w:pPrChange>
      </w:pPr>
      <w:ins w:id="97" w:author="Karl U" w:date="2026-04-25T09:15:00Z" w16du:dateUtc="2026-04-25T16:15:00Z">
        <w:r w:rsidRPr="00FE64DF">
          <w:rPr>
            <w:b/>
            <w:bCs/>
            <w:rPrChange w:id="98" w:author="Karl U" w:date="2026-04-25T09:19:00Z" w16du:dateUtc="2026-04-25T16:19:00Z">
              <w:rPr/>
            </w:rPrChange>
          </w:rPr>
          <w:t xml:space="preserve">Karl will, plus a review by </w:t>
        </w:r>
      </w:ins>
      <w:ins w:id="99" w:author="Karl U" w:date="2026-04-25T09:16:00Z" w16du:dateUtc="2026-04-25T16:16:00Z">
        <w:r w:rsidRPr="00FE64DF">
          <w:rPr>
            <w:b/>
            <w:bCs/>
            <w:rPrChange w:id="100" w:author="Karl U" w:date="2026-04-25T09:19:00Z" w16du:dateUtc="2026-04-25T16:19:00Z">
              <w:rPr/>
            </w:rPrChange>
          </w:rPr>
          <w:t>some of the TIRRA board membership. Preferably as little as possible is actually copied from the reference organization web pages, l</w:t>
        </w:r>
      </w:ins>
      <w:ins w:id="101" w:author="Karl U" w:date="2026-04-25T09:17:00Z" w16du:dateUtc="2026-04-25T16:17:00Z">
        <w:r w:rsidRPr="00FE64DF">
          <w:rPr>
            <w:b/>
            <w:bCs/>
            <w:rPrChange w:id="102" w:author="Karl U" w:date="2026-04-25T09:19:00Z" w16du:dateUtc="2026-04-25T16:19:00Z">
              <w:rPr/>
            </w:rPrChange>
          </w:rPr>
          <w:t>inks to sites are preferred over and above any copying of other site text</w:t>
        </w:r>
      </w:ins>
    </w:p>
    <w:p w14:paraId="5C6A4255" w14:textId="55B0B2DF" w:rsidR="00956BF4" w:rsidRDefault="00000000">
      <w:pPr>
        <w:pStyle w:val="ListParagraph"/>
        <w:numPr>
          <w:ilvl w:val="0"/>
          <w:numId w:val="2"/>
        </w:numPr>
      </w:pPr>
      <w:r>
        <w:t>Existing assets: are there any photos, logos, or graphics from the current site that should be preserved or refreshed?</w:t>
      </w:r>
      <w:ins w:id="103" w:author="Karl U" w:date="2026-04-25T09:17:00Z" w16du:dateUtc="2026-04-25T16:17:00Z">
        <w:r w:rsidR="00FE64DF">
          <w:t xml:space="preserve"> </w:t>
        </w:r>
      </w:ins>
      <w:ins w:id="104" w:author="Karl U" w:date="2026-04-25T09:18:00Z" w16du:dateUtc="2026-04-25T16:18:00Z">
        <w:r w:rsidR="00FE64DF" w:rsidRPr="00FE64DF">
          <w:rPr>
            <w:b/>
            <w:bCs/>
            <w:rPrChange w:id="105" w:author="Karl U" w:date="2026-04-25T09:19:00Z" w16du:dateUtc="2026-04-25T16:19:00Z">
              <w:rPr/>
            </w:rPrChange>
          </w:rPr>
          <w:t xml:space="preserve">None </w:t>
        </w:r>
      </w:ins>
      <w:ins w:id="106" w:author="Karl U" w:date="2026-04-25T09:19:00Z" w16du:dateUtc="2026-04-25T16:19:00Z">
        <w:r w:rsidR="00FE64DF" w:rsidRPr="00FE64DF">
          <w:rPr>
            <w:b/>
            <w:bCs/>
          </w:rPr>
          <w:t>that</w:t>
        </w:r>
      </w:ins>
      <w:ins w:id="107" w:author="Karl U" w:date="2026-04-25T09:18:00Z" w16du:dateUtc="2026-04-25T16:18:00Z">
        <w:r w:rsidR="00FE64DF" w:rsidRPr="00FE64DF">
          <w:rPr>
            <w:b/>
            <w:bCs/>
            <w:rPrChange w:id="108" w:author="Karl U" w:date="2026-04-25T09:19:00Z" w16du:dateUtc="2026-04-25T16:19:00Z">
              <w:rPr/>
            </w:rPrChange>
          </w:rPr>
          <w:t xml:space="preserve"> I can think of at this time</w:t>
        </w:r>
      </w:ins>
    </w:p>
    <w:p w14:paraId="737FAEFC" w14:textId="77777777" w:rsidR="00956BF4" w:rsidRDefault="00000000">
      <w:pPr>
        <w:pStyle w:val="Heading1"/>
      </w:pPr>
      <w:r>
        <w:lastRenderedPageBreak/>
        <w:t>Site Structure</w:t>
      </w:r>
    </w:p>
    <w:p w14:paraId="04690046" w14:textId="77777777" w:rsidR="00956BF4" w:rsidRDefault="00000000">
      <w:pPr>
        <w:pStyle w:val="Heading2"/>
      </w:pPr>
      <w:r>
        <w:t>Top-Level Navigation</w:t>
      </w:r>
    </w:p>
    <w:p w14:paraId="4B3C2152" w14:textId="77777777" w:rsidR="00956BF4" w:rsidRDefault="00000000">
      <w:r>
        <w:t>Nine items, matching Karl’s feedback ordering:</w:t>
      </w:r>
    </w:p>
    <w:p w14:paraId="5CD720DA" w14:textId="77777777" w:rsidR="00956BF4" w:rsidRDefault="00000000">
      <w:pPr>
        <w:pStyle w:val="ListParagraph"/>
        <w:numPr>
          <w:ilvl w:val="0"/>
          <w:numId w:val="2"/>
        </w:numPr>
      </w:pPr>
      <w:r>
        <w:t>Home</w:t>
      </w:r>
    </w:p>
    <w:p w14:paraId="441431C6" w14:textId="77777777" w:rsidR="00956BF4" w:rsidRDefault="00000000">
      <w:pPr>
        <w:pStyle w:val="ListParagraph"/>
        <w:numPr>
          <w:ilvl w:val="0"/>
          <w:numId w:val="2"/>
        </w:numPr>
      </w:pPr>
      <w:r>
        <w:t>Our Services</w:t>
      </w:r>
    </w:p>
    <w:p w14:paraId="55C645F4" w14:textId="77777777" w:rsidR="00956BF4" w:rsidRDefault="00000000">
      <w:pPr>
        <w:pStyle w:val="ListParagraph"/>
        <w:numPr>
          <w:ilvl w:val="0"/>
          <w:numId w:val="2"/>
        </w:numPr>
      </w:pPr>
      <w:r>
        <w:t>Community &amp; Groups</w:t>
      </w:r>
    </w:p>
    <w:p w14:paraId="3276975B" w14:textId="77777777" w:rsidR="00956BF4" w:rsidRDefault="00000000">
      <w:pPr>
        <w:pStyle w:val="ListParagraph"/>
        <w:numPr>
          <w:ilvl w:val="0"/>
          <w:numId w:val="2"/>
        </w:numPr>
      </w:pPr>
      <w:r>
        <w:t>Visitors</w:t>
      </w:r>
    </w:p>
    <w:p w14:paraId="0A993F40" w14:textId="77777777" w:rsidR="00956BF4" w:rsidRDefault="00000000">
      <w:pPr>
        <w:pStyle w:val="ListParagraph"/>
        <w:numPr>
          <w:ilvl w:val="0"/>
          <w:numId w:val="2"/>
        </w:numPr>
      </w:pPr>
      <w:r>
        <w:t>Emergency</w:t>
      </w:r>
    </w:p>
    <w:p w14:paraId="341C2EC7" w14:textId="77777777" w:rsidR="00956BF4" w:rsidRDefault="00000000">
      <w:pPr>
        <w:pStyle w:val="ListParagraph"/>
        <w:numPr>
          <w:ilvl w:val="0"/>
          <w:numId w:val="2"/>
        </w:numPr>
      </w:pPr>
      <w:r>
        <w:t>Calendar</w:t>
      </w:r>
    </w:p>
    <w:p w14:paraId="383B486F" w14:textId="77777777" w:rsidR="00956BF4" w:rsidRDefault="00000000">
      <w:pPr>
        <w:pStyle w:val="ListParagraph"/>
        <w:numPr>
          <w:ilvl w:val="0"/>
          <w:numId w:val="2"/>
        </w:numPr>
      </w:pPr>
      <w:r>
        <w:t>Communications</w:t>
      </w:r>
    </w:p>
    <w:p w14:paraId="55569062" w14:textId="77777777" w:rsidR="00956BF4" w:rsidRDefault="00000000">
      <w:pPr>
        <w:pStyle w:val="ListParagraph"/>
        <w:numPr>
          <w:ilvl w:val="0"/>
          <w:numId w:val="2"/>
        </w:numPr>
      </w:pPr>
      <w:r>
        <w:t>About TIRRA</w:t>
      </w:r>
    </w:p>
    <w:p w14:paraId="74EDD312" w14:textId="77777777" w:rsidR="00956BF4" w:rsidRDefault="00000000">
      <w:pPr>
        <w:pStyle w:val="ListParagraph"/>
        <w:numPr>
          <w:ilvl w:val="0"/>
          <w:numId w:val="2"/>
        </w:numPr>
      </w:pPr>
      <w:r>
        <w:t>Contact</w:t>
      </w:r>
    </w:p>
    <w:p w14:paraId="62C740B7" w14:textId="77777777" w:rsidR="00956BF4" w:rsidRDefault="00000000">
      <w:r>
        <w:t>Note: nine items is at the upper limit of comfortable navigation. Consider whether "Communications" could be folded into "About TIRRA" or moved to a footer link, reducing the count to eight. Flag for Karl.</w:t>
      </w:r>
    </w:p>
    <w:p w14:paraId="110A8AF8" w14:textId="77777777" w:rsidR="00956BF4" w:rsidRDefault="00000000">
      <w:pPr>
        <w:pStyle w:val="Heading2"/>
      </w:pPr>
      <w:r>
        <w:t>Page Inventory</w:t>
      </w:r>
    </w:p>
    <w:p w14:paraId="5C820171" w14:textId="77777777" w:rsidR="00956BF4" w:rsidRDefault="00000000">
      <w:pPr>
        <w:pStyle w:val="Heading3"/>
      </w:pPr>
      <w:r>
        <w:t>Home</w:t>
      </w:r>
    </w:p>
    <w:p w14:paraId="027E327B" w14:textId="77777777" w:rsidR="00956BF4" w:rsidRDefault="00000000">
      <w:pPr>
        <w:pStyle w:val="ListParagraph"/>
        <w:numPr>
          <w:ilvl w:val="0"/>
          <w:numId w:val="2"/>
        </w:numPr>
      </w:pPr>
      <w:r>
        <w:t>Hero image (replace generic teal-waves graphic with an actual Thetis photo).</w:t>
      </w:r>
    </w:p>
    <w:p w14:paraId="3E6357C6" w14:textId="77777777" w:rsidR="00956BF4" w:rsidRDefault="00000000">
      <w:pPr>
        <w:pStyle w:val="ListParagraph"/>
        <w:numPr>
          <w:ilvl w:val="0"/>
          <w:numId w:val="2"/>
        </w:numPr>
      </w:pPr>
      <w:r>
        <w:t>Welcome paragraph.</w:t>
      </w:r>
    </w:p>
    <w:p w14:paraId="042B1E87" w14:textId="77777777" w:rsidR="00956BF4" w:rsidRDefault="00000000">
      <w:pPr>
        <w:pStyle w:val="ListParagraph"/>
        <w:numPr>
          <w:ilvl w:val="0"/>
          <w:numId w:val="2"/>
        </w:numPr>
      </w:pPr>
      <w:r>
        <w:t>Quick-access cards: Ferry Info, Our Services, Community &amp; Groups, Visitors, Emergency (with live fire-hazard rating), Calendar.</w:t>
      </w:r>
    </w:p>
    <w:p w14:paraId="053ED220" w14:textId="77777777" w:rsidR="00956BF4" w:rsidRDefault="00000000">
      <w:pPr>
        <w:pStyle w:val="ListParagraph"/>
        <w:numPr>
          <w:ilvl w:val="0"/>
          <w:numId w:val="2"/>
        </w:numPr>
      </w:pPr>
      <w:r>
        <w:t>Brief "About TIRRA" summary with link.</w:t>
      </w:r>
    </w:p>
    <w:p w14:paraId="560FC820" w14:textId="77777777" w:rsidR="00956BF4" w:rsidRDefault="00000000">
      <w:pPr>
        <w:pStyle w:val="Heading3"/>
      </w:pPr>
      <w:r>
        <w:t>Our Services</w:t>
      </w:r>
    </w:p>
    <w:p w14:paraId="367D5DCD" w14:textId="77777777" w:rsidR="00956BF4" w:rsidRDefault="00000000">
      <w:r>
        <w:t>Services TIRRA provides directly. From the September requirements doc:</w:t>
      </w:r>
    </w:p>
    <w:p w14:paraId="028443B7" w14:textId="77777777" w:rsidR="00956BF4" w:rsidRDefault="00000000">
      <w:pPr>
        <w:pStyle w:val="ListParagraph"/>
        <w:numPr>
          <w:ilvl w:val="0"/>
          <w:numId w:val="2"/>
        </w:numPr>
      </w:pPr>
      <w:r>
        <w:t>Solid Waste Management</w:t>
      </w:r>
    </w:p>
    <w:p w14:paraId="27266679" w14:textId="77777777" w:rsidR="00956BF4" w:rsidRDefault="00000000">
      <w:pPr>
        <w:pStyle w:val="ListParagraph"/>
        <w:numPr>
          <w:ilvl w:val="0"/>
          <w:numId w:val="2"/>
        </w:numPr>
      </w:pPr>
      <w:r>
        <w:t>St. Margaret’s Cemetery</w:t>
      </w:r>
    </w:p>
    <w:p w14:paraId="07360322" w14:textId="77777777" w:rsidR="00956BF4" w:rsidRDefault="00000000">
      <w:pPr>
        <w:pStyle w:val="ListParagraph"/>
        <w:numPr>
          <w:ilvl w:val="0"/>
          <w:numId w:val="2"/>
        </w:numPr>
      </w:pPr>
      <w:r>
        <w:t>Trails</w:t>
      </w:r>
    </w:p>
    <w:p w14:paraId="3E22EB4B" w14:textId="77777777" w:rsidR="00956BF4" w:rsidRDefault="00000000">
      <w:pPr>
        <w:pStyle w:val="ListParagraph"/>
        <w:numPr>
          <w:ilvl w:val="0"/>
          <w:numId w:val="2"/>
        </w:numPr>
      </w:pPr>
      <w:r>
        <w:t xml:space="preserve">Transportation (roads, road safety, </w:t>
      </w:r>
      <w:proofErr w:type="spellStart"/>
      <w:r>
        <w:t>MoTI</w:t>
      </w:r>
      <w:proofErr w:type="spellEnd"/>
      <w:r>
        <w:t xml:space="preserve"> liaison)</w:t>
      </w:r>
    </w:p>
    <w:p w14:paraId="5CA98212" w14:textId="77777777" w:rsidR="00956BF4" w:rsidRDefault="00000000">
      <w:pPr>
        <w:pStyle w:val="ListParagraph"/>
        <w:numPr>
          <w:ilvl w:val="0"/>
          <w:numId w:val="2"/>
        </w:numPr>
      </w:pPr>
      <w:r>
        <w:t>Communications (e-Spokes, Phone Book, Visitors’ Guide, Welcome Package)</w:t>
      </w:r>
    </w:p>
    <w:p w14:paraId="6DEFE6F8" w14:textId="77777777" w:rsidR="00956BF4" w:rsidRDefault="00000000">
      <w:pPr>
        <w:pStyle w:val="Heading3"/>
      </w:pPr>
      <w:r>
        <w:t>Community &amp; Groups</w:t>
      </w:r>
    </w:p>
    <w:p w14:paraId="277CB0A8" w14:textId="77777777" w:rsidR="00956BF4" w:rsidRDefault="00000000">
      <w:r>
        <w:t>Peer organizations on the island. Each gets a card with a brief description and link to their own site (if they have one) or a small detail page (if they don’t):</w:t>
      </w:r>
    </w:p>
    <w:p w14:paraId="7591DA8B" w14:textId="77777777" w:rsidR="00956BF4" w:rsidRDefault="00000000">
      <w:pPr>
        <w:pStyle w:val="ListParagraph"/>
        <w:numPr>
          <w:ilvl w:val="0"/>
          <w:numId w:val="2"/>
        </w:numPr>
      </w:pPr>
      <w:r>
        <w:t>Forbes Hall Community Centre / TICA → forbeshall.ca (corrected from suggestions doc)</w:t>
      </w:r>
    </w:p>
    <w:p w14:paraId="777A0B91" w14:textId="77777777" w:rsidR="00956BF4" w:rsidRDefault="00000000">
      <w:pPr>
        <w:pStyle w:val="ListParagraph"/>
        <w:numPr>
          <w:ilvl w:val="0"/>
          <w:numId w:val="2"/>
        </w:numPr>
      </w:pPr>
      <w:r>
        <w:t>Thetis Island Volunteer Fire Department → thetisislandfire.ca</w:t>
      </w:r>
    </w:p>
    <w:p w14:paraId="201AAA4C" w14:textId="77777777" w:rsidR="00956BF4" w:rsidRDefault="00000000">
      <w:pPr>
        <w:pStyle w:val="ListParagraph"/>
        <w:numPr>
          <w:ilvl w:val="0"/>
          <w:numId w:val="2"/>
        </w:numPr>
      </w:pPr>
      <w:r>
        <w:t>Thetis Island Nature Conservancy (</w:t>
      </w:r>
      <w:proofErr w:type="spellStart"/>
      <w:r>
        <w:t>ThINC</w:t>
      </w:r>
      <w:proofErr w:type="spellEnd"/>
      <w:r>
        <w:t>)</w:t>
      </w:r>
    </w:p>
    <w:p w14:paraId="3A03D963" w14:textId="77777777" w:rsidR="00956BF4" w:rsidRDefault="00000000">
      <w:pPr>
        <w:pStyle w:val="ListParagraph"/>
        <w:numPr>
          <w:ilvl w:val="0"/>
          <w:numId w:val="2"/>
        </w:numPr>
      </w:pPr>
      <w:r>
        <w:t>Thetis Island Community Fund (TICF)</w:t>
      </w:r>
    </w:p>
    <w:p w14:paraId="40B77226" w14:textId="77777777" w:rsidR="00956BF4" w:rsidRDefault="00000000">
      <w:pPr>
        <w:pStyle w:val="ListParagraph"/>
        <w:numPr>
          <w:ilvl w:val="0"/>
          <w:numId w:val="2"/>
        </w:numPr>
      </w:pPr>
      <w:r>
        <w:t>Thetis Island Elementary School (TIES)</w:t>
      </w:r>
    </w:p>
    <w:p w14:paraId="58A2E4B5" w14:textId="77777777" w:rsidR="00956BF4" w:rsidRDefault="00000000">
      <w:pPr>
        <w:pStyle w:val="ListParagraph"/>
        <w:numPr>
          <w:ilvl w:val="0"/>
          <w:numId w:val="2"/>
        </w:numPr>
      </w:pPr>
      <w:r>
        <w:t>Thetis Island Marine Association (TIMA)</w:t>
      </w:r>
    </w:p>
    <w:p w14:paraId="7C2CE9D6" w14:textId="77777777" w:rsidR="00956BF4" w:rsidRDefault="00000000">
      <w:pPr>
        <w:pStyle w:val="ListParagraph"/>
        <w:numPr>
          <w:ilvl w:val="0"/>
          <w:numId w:val="2"/>
        </w:numPr>
      </w:pPr>
      <w:r>
        <w:t>Thetis Island Port Commission (TIPC) → CVRD page</w:t>
      </w:r>
    </w:p>
    <w:p w14:paraId="6213C122" w14:textId="77777777" w:rsidR="00956BF4" w:rsidRDefault="00000000">
      <w:pPr>
        <w:pStyle w:val="ListParagraph"/>
        <w:numPr>
          <w:ilvl w:val="0"/>
          <w:numId w:val="2"/>
        </w:numPr>
      </w:pPr>
      <w:r>
        <w:t>Amateur Radio Club (ARCTIC)</w:t>
      </w:r>
    </w:p>
    <w:p w14:paraId="2AE52213" w14:textId="77777777" w:rsidR="00956BF4" w:rsidRDefault="00000000">
      <w:pPr>
        <w:pStyle w:val="ListParagraph"/>
        <w:numPr>
          <w:ilvl w:val="0"/>
          <w:numId w:val="2"/>
        </w:numPr>
      </w:pPr>
      <w:r>
        <w:t>Islands Trust (Thetis pages)</w:t>
      </w:r>
    </w:p>
    <w:p w14:paraId="3358FBE2" w14:textId="77777777" w:rsidR="00956BF4" w:rsidRDefault="00000000">
      <w:pPr>
        <w:pStyle w:val="ListParagraph"/>
        <w:numPr>
          <w:ilvl w:val="0"/>
          <w:numId w:val="2"/>
        </w:numPr>
      </w:pPr>
      <w:r>
        <w:t>Thetis Island Community Blog → thetisposts.ca</w:t>
      </w:r>
    </w:p>
    <w:p w14:paraId="77C3E3CA" w14:textId="77777777" w:rsidR="00956BF4" w:rsidRDefault="00000000">
      <w:pPr>
        <w:pStyle w:val="ListParagraph"/>
        <w:numPr>
          <w:ilvl w:val="0"/>
          <w:numId w:val="2"/>
        </w:numPr>
      </w:pPr>
      <w:r>
        <w:lastRenderedPageBreak/>
        <w:t>Thetis Island Quarterly</w:t>
      </w:r>
    </w:p>
    <w:p w14:paraId="3106C2A8" w14:textId="77777777" w:rsidR="00956BF4" w:rsidRDefault="00000000">
      <w:pPr>
        <w:pStyle w:val="ListParagraph"/>
        <w:numPr>
          <w:ilvl w:val="0"/>
          <w:numId w:val="2"/>
        </w:numPr>
      </w:pPr>
      <w:r>
        <w:t xml:space="preserve">Social Services: Food Bank, Friends of </w:t>
      </w:r>
      <w:proofErr w:type="spellStart"/>
      <w:r>
        <w:t>Furries</w:t>
      </w:r>
      <w:proofErr w:type="spellEnd"/>
      <w:r>
        <w:t>, Serenity Group (AA), Community Church</w:t>
      </w:r>
    </w:p>
    <w:p w14:paraId="6B666DB0" w14:textId="77777777" w:rsidR="00956BF4" w:rsidRDefault="00000000">
      <w:pPr>
        <w:pStyle w:val="ListParagraph"/>
        <w:numPr>
          <w:ilvl w:val="0"/>
          <w:numId w:val="2"/>
        </w:numPr>
      </w:pPr>
      <w:r>
        <w:t>Social &amp; Exercise Groups: Bridge, Cycling, Pickleball, Ping Pong, Scottish Country Dancing, Tai Chi, Yoga</w:t>
      </w:r>
    </w:p>
    <w:p w14:paraId="538ADDCA" w14:textId="77777777" w:rsidR="00956BF4" w:rsidRDefault="00000000">
      <w:pPr>
        <w:pStyle w:val="Heading3"/>
      </w:pPr>
      <w:r>
        <w:t>Visitors</w:t>
      </w:r>
    </w:p>
    <w:p w14:paraId="116B7B1B" w14:textId="77777777" w:rsidR="00956BF4" w:rsidRDefault="00000000">
      <w:pPr>
        <w:pStyle w:val="ListParagraph"/>
        <w:numPr>
          <w:ilvl w:val="0"/>
          <w:numId w:val="2"/>
        </w:numPr>
      </w:pPr>
      <w:r>
        <w:t>Where in the world is Thetis Island?</w:t>
      </w:r>
    </w:p>
    <w:p w14:paraId="635E83C9" w14:textId="77777777" w:rsidR="00956BF4" w:rsidRDefault="00000000">
      <w:pPr>
        <w:pStyle w:val="ListParagraph"/>
        <w:numPr>
          <w:ilvl w:val="0"/>
          <w:numId w:val="2"/>
        </w:numPr>
      </w:pPr>
      <w:r>
        <w:t>Climate, population, roads</w:t>
      </w:r>
    </w:p>
    <w:p w14:paraId="3BF2B313" w14:textId="77777777" w:rsidR="00956BF4" w:rsidRDefault="00000000">
      <w:pPr>
        <w:pStyle w:val="ListParagraph"/>
        <w:numPr>
          <w:ilvl w:val="0"/>
          <w:numId w:val="2"/>
        </w:numPr>
      </w:pPr>
      <w:r>
        <w:t>Visitors’ Guide PDF download</w:t>
      </w:r>
    </w:p>
    <w:p w14:paraId="68CCBFCF" w14:textId="77777777" w:rsidR="00956BF4" w:rsidRDefault="00000000">
      <w:pPr>
        <w:pStyle w:val="ListParagraph"/>
        <w:numPr>
          <w:ilvl w:val="0"/>
          <w:numId w:val="2"/>
        </w:numPr>
      </w:pPr>
      <w:r>
        <w:t>Cycling on Thetis Island</w:t>
      </w:r>
    </w:p>
    <w:p w14:paraId="11E75539" w14:textId="77777777" w:rsidR="00956BF4" w:rsidRDefault="00000000">
      <w:pPr>
        <w:pStyle w:val="ListParagraph"/>
        <w:numPr>
          <w:ilvl w:val="0"/>
          <w:numId w:val="2"/>
        </w:numPr>
      </w:pPr>
      <w:r>
        <w:t>Accommodations, food, services (cross-link to Business listings if those are kept)</w:t>
      </w:r>
    </w:p>
    <w:p w14:paraId="72BD2A32" w14:textId="77777777" w:rsidR="00956BF4" w:rsidRDefault="00000000">
      <w:pPr>
        <w:pStyle w:val="ListParagraph"/>
        <w:numPr>
          <w:ilvl w:val="0"/>
          <w:numId w:val="2"/>
        </w:numPr>
      </w:pPr>
      <w:r>
        <w:t>Float plane service (note: daily, not seasonal — Karl correction from October feedback)</w:t>
      </w:r>
    </w:p>
    <w:p w14:paraId="5E08ACBC" w14:textId="77777777" w:rsidR="00956BF4" w:rsidRDefault="00000000">
      <w:pPr>
        <w:pStyle w:val="Heading3"/>
      </w:pPr>
      <w:r>
        <w:t>Emergency</w:t>
      </w:r>
    </w:p>
    <w:p w14:paraId="0DD789C8" w14:textId="77777777" w:rsidR="00956BF4" w:rsidRDefault="00000000">
      <w:pPr>
        <w:pStyle w:val="ListParagraph"/>
        <w:numPr>
          <w:ilvl w:val="0"/>
          <w:numId w:val="2"/>
        </w:numPr>
      </w:pPr>
      <w:r>
        <w:t>Live fire hazard rating bar (auto-updated; see Dynamic Content section)</w:t>
      </w:r>
    </w:p>
    <w:p w14:paraId="20CD7D33" w14:textId="77777777" w:rsidR="00956BF4" w:rsidRDefault="00000000">
      <w:pPr>
        <w:pStyle w:val="ListParagraph"/>
        <w:numPr>
          <w:ilvl w:val="0"/>
          <w:numId w:val="2"/>
        </w:numPr>
      </w:pPr>
      <w:r>
        <w:t>Call 911 guidance</w:t>
      </w:r>
    </w:p>
    <w:p w14:paraId="0648C235" w14:textId="77777777" w:rsidR="00956BF4" w:rsidRDefault="00000000">
      <w:pPr>
        <w:pStyle w:val="ListParagraph"/>
        <w:numPr>
          <w:ilvl w:val="0"/>
          <w:numId w:val="2"/>
        </w:numPr>
      </w:pPr>
      <w:r>
        <w:t>Fire safety &amp; burning information; link to TIVFD burn-permit page</w:t>
      </w:r>
    </w:p>
    <w:p w14:paraId="304F12F8" w14:textId="77777777" w:rsidR="00956BF4" w:rsidRDefault="00000000">
      <w:pPr>
        <w:pStyle w:val="ListParagraph"/>
        <w:numPr>
          <w:ilvl w:val="0"/>
          <w:numId w:val="2"/>
        </w:numPr>
      </w:pPr>
      <w:r>
        <w:t>Emergency preparedness (72-hour readiness, kits, evacuation planning)</w:t>
      </w:r>
    </w:p>
    <w:p w14:paraId="649771E8" w14:textId="77777777" w:rsidR="00956BF4" w:rsidRDefault="00000000">
      <w:pPr>
        <w:pStyle w:val="ListParagraph"/>
        <w:numPr>
          <w:ilvl w:val="0"/>
          <w:numId w:val="2"/>
        </w:numPr>
      </w:pPr>
      <w:r>
        <w:t>Cowichan Valley Emergency Preparedness Workbook link</w:t>
      </w:r>
    </w:p>
    <w:p w14:paraId="20F9CBDE" w14:textId="77777777" w:rsidR="00956BF4" w:rsidRDefault="00000000">
      <w:pPr>
        <w:pStyle w:val="Heading3"/>
      </w:pPr>
      <w:r>
        <w:t>Calendar</w:t>
      </w:r>
    </w:p>
    <w:p w14:paraId="2A0EBD6B" w14:textId="77777777" w:rsidR="00956BF4" w:rsidRDefault="00000000">
      <w:pPr>
        <w:pStyle w:val="ListParagraph"/>
        <w:numPr>
          <w:ilvl w:val="0"/>
          <w:numId w:val="2"/>
        </w:numPr>
      </w:pPr>
      <w:r>
        <w:t>Combined community calendar embed (multiple Google Calendar sources)</w:t>
      </w:r>
    </w:p>
    <w:p w14:paraId="12858D70" w14:textId="77777777" w:rsidR="00956BF4" w:rsidRDefault="00000000">
      <w:pPr>
        <w:pStyle w:val="ListParagraph"/>
        <w:numPr>
          <w:ilvl w:val="0"/>
          <w:numId w:val="2"/>
        </w:numPr>
      </w:pPr>
      <w:r>
        <w:t>Submit-an-event form for groups without their own calendar</w:t>
      </w:r>
    </w:p>
    <w:p w14:paraId="288FB3D1" w14:textId="77777777" w:rsidR="00956BF4" w:rsidRDefault="00000000">
      <w:pPr>
        <w:pStyle w:val="ListParagraph"/>
        <w:numPr>
          <w:ilvl w:val="0"/>
          <w:numId w:val="2"/>
        </w:numPr>
      </w:pPr>
      <w:r>
        <w:t>Instructions for organizations on how to add their calendar to the combined view</w:t>
      </w:r>
    </w:p>
    <w:p w14:paraId="2BF22042" w14:textId="77777777" w:rsidR="00956BF4" w:rsidRDefault="00000000">
      <w:pPr>
        <w:pStyle w:val="Heading3"/>
      </w:pPr>
      <w:r>
        <w:t>Communications</w:t>
      </w:r>
    </w:p>
    <w:p w14:paraId="02CC5AD3" w14:textId="77777777" w:rsidR="00956BF4" w:rsidRDefault="00000000">
      <w:pPr>
        <w:pStyle w:val="ListParagraph"/>
        <w:numPr>
          <w:ilvl w:val="0"/>
          <w:numId w:val="2"/>
        </w:numPr>
      </w:pPr>
      <w:r>
        <w:t>e-Spokes subscription and guidelines</w:t>
      </w:r>
    </w:p>
    <w:p w14:paraId="74C4F1C5" w14:textId="77777777" w:rsidR="00956BF4" w:rsidRDefault="00000000">
      <w:pPr>
        <w:pStyle w:val="ListParagraph"/>
        <w:numPr>
          <w:ilvl w:val="0"/>
          <w:numId w:val="2"/>
        </w:numPr>
      </w:pPr>
      <w:r>
        <w:t>Thetis Island Phone Book</w:t>
      </w:r>
    </w:p>
    <w:p w14:paraId="427BF759" w14:textId="77777777" w:rsidR="00956BF4" w:rsidRDefault="00000000">
      <w:pPr>
        <w:pStyle w:val="ListParagraph"/>
        <w:numPr>
          <w:ilvl w:val="0"/>
          <w:numId w:val="2"/>
        </w:numPr>
      </w:pPr>
      <w:r>
        <w:t>Welcome Package</w:t>
      </w:r>
    </w:p>
    <w:p w14:paraId="28CCE794" w14:textId="77777777" w:rsidR="00956BF4" w:rsidRDefault="00000000">
      <w:pPr>
        <w:pStyle w:val="ListParagraph"/>
        <w:numPr>
          <w:ilvl w:val="0"/>
          <w:numId w:val="2"/>
        </w:numPr>
      </w:pPr>
      <w:r>
        <w:t>Link to thetisposts.ca community blog</w:t>
      </w:r>
    </w:p>
    <w:p w14:paraId="57DCCEDD" w14:textId="77777777" w:rsidR="00956BF4" w:rsidRDefault="00000000">
      <w:pPr>
        <w:pStyle w:val="Heading3"/>
      </w:pPr>
      <w:r>
        <w:t>About TIRRA</w:t>
      </w:r>
    </w:p>
    <w:p w14:paraId="4CF8D3AB" w14:textId="77777777" w:rsidR="00956BF4" w:rsidRDefault="00000000">
      <w:pPr>
        <w:pStyle w:val="ListParagraph"/>
        <w:numPr>
          <w:ilvl w:val="0"/>
          <w:numId w:val="2"/>
        </w:numPr>
      </w:pPr>
      <w:r>
        <w:t>Mission and brief history</w:t>
      </w:r>
    </w:p>
    <w:p w14:paraId="00DD29BB" w14:textId="77777777" w:rsidR="00956BF4" w:rsidRDefault="00000000">
      <w:pPr>
        <w:pStyle w:val="ListParagraph"/>
        <w:numPr>
          <w:ilvl w:val="0"/>
          <w:numId w:val="2"/>
        </w:numPr>
      </w:pPr>
      <w:r>
        <w:t>Board members</w:t>
      </w:r>
    </w:p>
    <w:p w14:paraId="3F969FE9" w14:textId="77777777" w:rsidR="00956BF4" w:rsidRDefault="00000000">
      <w:pPr>
        <w:pStyle w:val="ListParagraph"/>
        <w:numPr>
          <w:ilvl w:val="0"/>
          <w:numId w:val="2"/>
        </w:numPr>
      </w:pPr>
      <w:r>
        <w:t>Documents and records</w:t>
      </w:r>
    </w:p>
    <w:p w14:paraId="1081713C" w14:textId="77777777" w:rsidR="00956BF4" w:rsidRDefault="00000000">
      <w:pPr>
        <w:pStyle w:val="ListParagraph"/>
        <w:numPr>
          <w:ilvl w:val="0"/>
          <w:numId w:val="2"/>
        </w:numPr>
      </w:pPr>
      <w:r>
        <w:t>Membership benefits and how to join → Membership form</w:t>
      </w:r>
    </w:p>
    <w:p w14:paraId="50E1C398" w14:textId="77777777" w:rsidR="00956BF4" w:rsidRDefault="00000000">
      <w:pPr>
        <w:pStyle w:val="Heading3"/>
      </w:pPr>
      <w:r>
        <w:t>Contact</w:t>
      </w:r>
    </w:p>
    <w:p w14:paraId="00196BEC" w14:textId="77777777" w:rsidR="00956BF4" w:rsidRDefault="00000000">
      <w:pPr>
        <w:pStyle w:val="ListParagraph"/>
        <w:numPr>
          <w:ilvl w:val="0"/>
          <w:numId w:val="2"/>
        </w:numPr>
      </w:pPr>
      <w:r>
        <w:t>TIRRA mailing address and email</w:t>
      </w:r>
    </w:p>
    <w:p w14:paraId="6A4DFE12" w14:textId="77777777" w:rsidR="00956BF4" w:rsidRDefault="00000000">
      <w:pPr>
        <w:pStyle w:val="ListParagraph"/>
        <w:numPr>
          <w:ilvl w:val="0"/>
          <w:numId w:val="2"/>
        </w:numPr>
      </w:pPr>
      <w:r>
        <w:t>Membership coordinator</w:t>
      </w:r>
    </w:p>
    <w:p w14:paraId="4D18E15D" w14:textId="77777777" w:rsidR="00956BF4" w:rsidRDefault="00000000">
      <w:pPr>
        <w:pStyle w:val="ListParagraph"/>
        <w:numPr>
          <w:ilvl w:val="0"/>
          <w:numId w:val="2"/>
        </w:numPr>
      </w:pPr>
      <w:r>
        <w:t>Webmaster contact</w:t>
      </w:r>
    </w:p>
    <w:p w14:paraId="4E8A98AE" w14:textId="77777777" w:rsidR="00956BF4" w:rsidRDefault="00000000">
      <w:pPr>
        <w:pStyle w:val="Heading3"/>
      </w:pPr>
      <w:r>
        <w:t>Ferry (sub-pages of Home or Visitors)</w:t>
      </w:r>
    </w:p>
    <w:p w14:paraId="36103AA1" w14:textId="77777777" w:rsidR="00956BF4" w:rsidRDefault="00000000">
      <w:r>
        <w:t>The ferry information is significant enough to warrant its own page or section, accessed from the Home hero card and the Visitors page:</w:t>
      </w:r>
    </w:p>
    <w:p w14:paraId="27A61027" w14:textId="77777777" w:rsidR="00956BF4" w:rsidRDefault="00000000">
      <w:pPr>
        <w:pStyle w:val="ListParagraph"/>
        <w:numPr>
          <w:ilvl w:val="0"/>
          <w:numId w:val="2"/>
        </w:numPr>
      </w:pPr>
      <w:r>
        <w:t>Snake schedule (dynamically rendered; see Dynamic Content)</w:t>
      </w:r>
    </w:p>
    <w:p w14:paraId="28C65D98" w14:textId="77777777" w:rsidR="00956BF4" w:rsidRDefault="00000000">
      <w:pPr>
        <w:pStyle w:val="ListParagraph"/>
        <w:numPr>
          <w:ilvl w:val="0"/>
          <w:numId w:val="2"/>
        </w:numPr>
      </w:pPr>
      <w:r>
        <w:t>Link to BC Ferries official schedule</w:t>
      </w:r>
    </w:p>
    <w:p w14:paraId="5D015740" w14:textId="77777777" w:rsidR="00956BF4" w:rsidRDefault="00000000">
      <w:pPr>
        <w:pStyle w:val="ListParagraph"/>
        <w:numPr>
          <w:ilvl w:val="0"/>
          <w:numId w:val="2"/>
        </w:numPr>
      </w:pPr>
      <w:r>
        <w:t>Busy ferry schedule (auto-generated; see Dynamic Content)</w:t>
      </w:r>
    </w:p>
    <w:p w14:paraId="177D1396" w14:textId="77777777" w:rsidR="00956BF4" w:rsidRDefault="00000000">
      <w:pPr>
        <w:pStyle w:val="ListParagraph"/>
        <w:numPr>
          <w:ilvl w:val="0"/>
          <w:numId w:val="2"/>
        </w:numPr>
      </w:pPr>
      <w:r>
        <w:lastRenderedPageBreak/>
        <w:t>BC Ferries Chemainus webcam (live image)</w:t>
      </w:r>
    </w:p>
    <w:p w14:paraId="34651319" w14:textId="77777777" w:rsidR="00956BF4" w:rsidRDefault="00000000">
      <w:pPr>
        <w:pStyle w:val="ListParagraph"/>
        <w:numPr>
          <w:ilvl w:val="0"/>
          <w:numId w:val="2"/>
        </w:numPr>
      </w:pPr>
      <w:r>
        <w:t>Thetis ferry-cam (live image)</w:t>
      </w:r>
    </w:p>
    <w:p w14:paraId="249A6300" w14:textId="77777777" w:rsidR="00956BF4" w:rsidRDefault="00000000">
      <w:pPr>
        <w:pStyle w:val="ListParagraph"/>
        <w:numPr>
          <w:ilvl w:val="0"/>
          <w:numId w:val="2"/>
        </w:numPr>
      </w:pPr>
      <w:r>
        <w:t>Live vessel tracking link (</w:t>
      </w:r>
      <w:proofErr w:type="spellStart"/>
      <w:r>
        <w:t>VesselFinder</w:t>
      </w:r>
      <w:proofErr w:type="spellEnd"/>
      <w:r>
        <w:t xml:space="preserve">, </w:t>
      </w:r>
      <w:proofErr w:type="spellStart"/>
      <w:r>
        <w:t>MarineTraffic</w:t>
      </w:r>
      <w:proofErr w:type="spellEnd"/>
      <w:r>
        <w:t>, or BC Ferries current-conditions)</w:t>
      </w:r>
    </w:p>
    <w:p w14:paraId="51D4C453" w14:textId="77777777" w:rsidR="00956BF4" w:rsidRDefault="00000000">
      <w:pPr>
        <w:pStyle w:val="ListParagraph"/>
        <w:numPr>
          <w:ilvl w:val="0"/>
          <w:numId w:val="2"/>
        </w:numPr>
      </w:pPr>
      <w:r>
        <w:t xml:space="preserve">Note about the </w:t>
      </w:r>
      <w:proofErr w:type="spellStart"/>
      <w:r>
        <w:t>VesselFinder</w:t>
      </w:r>
      <w:proofErr w:type="spellEnd"/>
      <w:r>
        <w:t xml:space="preserve"> app for ferry tracking on phones</w:t>
      </w:r>
    </w:p>
    <w:p w14:paraId="6A7C8F5F" w14:textId="77777777" w:rsidR="00956BF4" w:rsidRDefault="00000000">
      <w:pPr>
        <w:pStyle w:val="Heading3"/>
      </w:pPr>
      <w:r>
        <w:t>Membership Form</w:t>
      </w:r>
    </w:p>
    <w:p w14:paraId="47952CF1" w14:textId="77777777" w:rsidR="00956BF4" w:rsidRDefault="00000000">
      <w:pPr>
        <w:pStyle w:val="ListParagraph"/>
        <w:numPr>
          <w:ilvl w:val="0"/>
          <w:numId w:val="2"/>
        </w:numPr>
      </w:pPr>
      <w:r>
        <w:t>Linked from About TIRRA</w:t>
      </w:r>
    </w:p>
    <w:p w14:paraId="40E9F5F0" w14:textId="77777777" w:rsidR="00956BF4" w:rsidRDefault="00000000">
      <w:pPr>
        <w:pStyle w:val="ListParagraph"/>
        <w:numPr>
          <w:ilvl w:val="0"/>
          <w:numId w:val="2"/>
        </w:numPr>
      </w:pPr>
      <w:r>
        <w:t>Replaces the mailto: prototype in the PoC with a real form handler (</w:t>
      </w:r>
      <w:proofErr w:type="spellStart"/>
      <w:r>
        <w:t>Formspree</w:t>
      </w:r>
      <w:proofErr w:type="spellEnd"/>
      <w:r>
        <w:t>, Cloudflare Forms, or Netlify Forms)</w:t>
      </w:r>
    </w:p>
    <w:p w14:paraId="6A8CD09A" w14:textId="77777777" w:rsidR="00956BF4" w:rsidRDefault="00000000">
      <w:pPr>
        <w:pStyle w:val="ListParagraph"/>
        <w:numPr>
          <w:ilvl w:val="0"/>
          <w:numId w:val="2"/>
        </w:numPr>
      </w:pPr>
      <w:r>
        <w:t>Fields: name, mailing address, email, phone, optional notes, dues acknowledgment</w:t>
      </w:r>
    </w:p>
    <w:p w14:paraId="372B8AAC" w14:textId="77777777" w:rsidR="00956BF4" w:rsidRDefault="00000000">
      <w:pPr>
        <w:pStyle w:val="ListParagraph"/>
        <w:numPr>
          <w:ilvl w:val="0"/>
          <w:numId w:val="2"/>
        </w:numPr>
      </w:pPr>
      <w:r>
        <w:t>Posts to membership coordinator email and optionally appends to a Google Sheet for tracking</w:t>
      </w:r>
    </w:p>
    <w:p w14:paraId="1C73C373" w14:textId="77777777" w:rsidR="00956BF4" w:rsidRDefault="00000000">
      <w:pPr>
        <w:pStyle w:val="Heading1"/>
      </w:pPr>
      <w:r>
        <w:t>Dynamic Content Strategy</w:t>
      </w:r>
    </w:p>
    <w:p w14:paraId="201DD9E3" w14:textId="77777777" w:rsidR="00956BF4" w:rsidRDefault="00000000">
      <w:r>
        <w:t>The site is fundamentally static — most pages are read-mostly content that Karl will edit periodically. The dynamic features below are deliberately implemented using the lightest possible mechanism. None require a database or server-side application; all are either external embeds, scheduled scrapers writing to JSON files, or third-party form handlers.</w:t>
      </w:r>
    </w:p>
    <w:p w14:paraId="343C9B67" w14:textId="77777777" w:rsidR="00956BF4" w:rsidRDefault="00000000">
      <w:pPr>
        <w:pStyle w:val="Heading2"/>
      </w:pPr>
      <w:r>
        <w:t>1. Combined Community Calendar</w:t>
      </w:r>
    </w:p>
    <w:p w14:paraId="14229244" w14:textId="77777777" w:rsidR="00956BF4" w:rsidRDefault="00000000">
      <w:r>
        <w:rPr>
          <w:b/>
          <w:bCs/>
        </w:rPr>
        <w:t xml:space="preserve">Status: </w:t>
      </w:r>
      <w:r>
        <w:t xml:space="preserve">Already prototyped in the October PoC with three live Google Calendars embedded as a single </w:t>
      </w:r>
      <w:proofErr w:type="spellStart"/>
      <w:r>
        <w:t>iframe</w:t>
      </w:r>
      <w:proofErr w:type="spellEnd"/>
      <w:r>
        <w:t>.</w:t>
      </w:r>
    </w:p>
    <w:p w14:paraId="0D51F7FF" w14:textId="77777777" w:rsidR="00956BF4" w:rsidRDefault="00000000">
      <w:r>
        <w:rPr>
          <w:b/>
          <w:bCs/>
        </w:rPr>
        <w:t xml:space="preserve">Approach: </w:t>
      </w:r>
      <w:r>
        <w:t>Each participating organization (Forbes Hall, Pioneer Pacific, Capernwray, religious school, individual community members) maintains their own Google Calendar. The Thetis site embeds them all as a single combined view. Each calendar gets a distinct color in the display.</w:t>
      </w:r>
    </w:p>
    <w:p w14:paraId="1CA3BB72" w14:textId="77777777" w:rsidR="00956BF4" w:rsidRDefault="00000000">
      <w:r>
        <w:rPr>
          <w:b/>
          <w:bCs/>
        </w:rPr>
        <w:t xml:space="preserve">For groups without a calendar: </w:t>
      </w:r>
      <w:r>
        <w:t xml:space="preserve">A "Submit an Event" form (replacing the PoC’s mailto: form with </w:t>
      </w:r>
      <w:proofErr w:type="spellStart"/>
      <w:r>
        <w:t>Formspree</w:t>
      </w:r>
      <w:proofErr w:type="spellEnd"/>
      <w:r>
        <w:t xml:space="preserve"> or similar) sends submissions to a calendar-coordinator email; the coordinator adds them to a "Community Submissions" calendar that’s part of the combined view.</w:t>
      </w:r>
    </w:p>
    <w:p w14:paraId="505AB4AB" w14:textId="77777777" w:rsidR="00956BF4" w:rsidRDefault="00000000">
      <w:r>
        <w:rPr>
          <w:b/>
          <w:bCs/>
        </w:rPr>
        <w:t xml:space="preserve">Onboarding: </w:t>
      </w:r>
      <w:r>
        <w:t>Provide a one-page guide for organizations on how to share their Google Calendar with the Thetis aggregator account.</w:t>
      </w:r>
    </w:p>
    <w:p w14:paraId="42D1DD10" w14:textId="77777777" w:rsidR="00956BF4" w:rsidRDefault="00000000">
      <w:pPr>
        <w:pStyle w:val="Heading2"/>
      </w:pPr>
      <w:r>
        <w:t>2. Snake Ferry Schedule</w:t>
      </w:r>
    </w:p>
    <w:p w14:paraId="081A7998" w14:textId="77777777" w:rsidR="00956BF4" w:rsidRDefault="00000000">
      <w:r>
        <w:rPr>
          <w:b/>
          <w:bCs/>
        </w:rPr>
        <w:t xml:space="preserve">Status: </w:t>
      </w:r>
      <w:r>
        <w:t>Not yet built. Karl asked whether ChatGPT could generate one; the answer is yes — and dynamically.</w:t>
      </w:r>
    </w:p>
    <w:p w14:paraId="7AB77A55" w14:textId="77777777" w:rsidR="00956BF4" w:rsidRDefault="00000000">
      <w:r>
        <w:rPr>
          <w:b/>
          <w:bCs/>
        </w:rPr>
        <w:t xml:space="preserve">Approach: </w:t>
      </w:r>
      <w:r>
        <w:t>Maintain the schedule as a small structured data file (JSON or YAML in the repo) listing each sailing’s departure times from Thetis, Penelakut, and Chemainus, plus flags for special days (probable DC, possible DC). Render it server-side at build time as an SVG that mimics the existing snake diagram’s visual style — connected paths between three columns of times.</w:t>
      </w:r>
    </w:p>
    <w:p w14:paraId="6BDCFEF8" w14:textId="77777777" w:rsidR="00956BF4" w:rsidRDefault="00000000">
      <w:r>
        <w:rPr>
          <w:b/>
          <w:bCs/>
        </w:rPr>
        <w:t xml:space="preserve">Updates: </w:t>
      </w:r>
      <w:r>
        <w:t xml:space="preserve">When BC Ferries changes the schedule (rare — typically once or twice per year), Karl edits the data file and the site rebuilds. The </w:t>
      </w:r>
      <w:proofErr w:type="spellStart"/>
      <w:r>
        <w:t>Decap</w:t>
      </w:r>
      <w:proofErr w:type="spellEnd"/>
      <w:r>
        <w:t xml:space="preserve"> CMS can expose this as an editable form.</w:t>
      </w:r>
    </w:p>
    <w:p w14:paraId="182E661C" w14:textId="77777777" w:rsidR="00956BF4" w:rsidRDefault="00000000">
      <w:r>
        <w:rPr>
          <w:b/>
          <w:bCs/>
        </w:rPr>
        <w:t xml:space="preserve">Why this matters: </w:t>
      </w:r>
      <w:r>
        <w:t>A clean, maintainable, accessible (alt-text, semantic SVG) version of the snake diagram is a standout feature that the old hand-coded site couldn’t easily produce. It also lets us include the existing helpful annotations (probable DC sailings, etc.).</w:t>
      </w:r>
    </w:p>
    <w:p w14:paraId="470FF6F2" w14:textId="77777777" w:rsidR="00956BF4" w:rsidRDefault="00000000">
      <w:pPr>
        <w:pStyle w:val="Heading2"/>
      </w:pPr>
      <w:r>
        <w:t>3. Busy Ferry Schedule</w:t>
      </w:r>
    </w:p>
    <w:p w14:paraId="4A817349" w14:textId="77777777" w:rsidR="00956BF4" w:rsidRDefault="00000000">
      <w:r>
        <w:rPr>
          <w:b/>
          <w:bCs/>
        </w:rPr>
        <w:lastRenderedPageBreak/>
        <w:t xml:space="preserve">Status: </w:t>
      </w:r>
      <w:r>
        <w:t>Karl flagged the existing PDF as out-of-date. The opportunity is to auto-generate it.</w:t>
      </w:r>
    </w:p>
    <w:p w14:paraId="63309B66" w14:textId="77777777" w:rsidR="00956BF4" w:rsidRDefault="00000000">
      <w:r>
        <w:rPr>
          <w:b/>
          <w:bCs/>
        </w:rPr>
        <w:t xml:space="preserve">Approach: </w:t>
      </w:r>
      <w:r>
        <w:t>Same architectural pattern as the Community Calendar. Capernwray and Pioneer Pacific each maintain a Google Calendar of their student-arrival/departure days; a third "Thetis Island Events" calendar covers other busy days. The site queries all three at build time (or in the browser) and produces a forward-looking list of "expect heavy traffic" dates.</w:t>
      </w:r>
    </w:p>
    <w:p w14:paraId="5AC676C3" w14:textId="77777777" w:rsidR="00956BF4" w:rsidRDefault="00000000">
      <w:r>
        <w:rPr>
          <w:b/>
          <w:bCs/>
        </w:rPr>
        <w:t xml:space="preserve">Karl’s ask: </w:t>
      </w:r>
      <w:r>
        <w:t>This was explicitly his idea ("Is there any way for Capernwray and Pioneer Pacific to provide online schedules… that could automatically be combined into a Busy Ferry Schedule?"). The answer is yes, and using the same mechanism as the community calendar means one less moving part to learn.</w:t>
      </w:r>
    </w:p>
    <w:p w14:paraId="0AC70776" w14:textId="77777777" w:rsidR="00956BF4" w:rsidRDefault="00000000">
      <w:r>
        <w:rPr>
          <w:b/>
          <w:bCs/>
        </w:rPr>
        <w:t xml:space="preserve">Onboarding: </w:t>
      </w:r>
      <w:r>
        <w:t>Reach out to Capernwray and Pioneer Pacific to propose this. Their participation is the gating factor — without it, fall back to a manually-maintained list.</w:t>
      </w:r>
    </w:p>
    <w:p w14:paraId="1075ED92" w14:textId="77777777" w:rsidR="00956BF4" w:rsidRDefault="00000000">
      <w:pPr>
        <w:pStyle w:val="Heading2"/>
      </w:pPr>
      <w:r>
        <w:t>4. Fire Hazard Rating</w:t>
      </w:r>
    </w:p>
    <w:p w14:paraId="1727BA41" w14:textId="77777777" w:rsidR="00956BF4" w:rsidRDefault="00000000">
      <w:r>
        <w:rPr>
          <w:b/>
          <w:bCs/>
        </w:rPr>
        <w:t xml:space="preserve">Status: </w:t>
      </w:r>
      <w:r>
        <w:t>PoC hot-links to a hardcoded image URL (…/hazard-bar-MODERATE.jpg). Will be wrong as soon as the rating changes.</w:t>
      </w:r>
    </w:p>
    <w:p w14:paraId="6A211CA3" w14:textId="77777777" w:rsidR="00956BF4" w:rsidRDefault="00000000">
      <w:r>
        <w:rPr>
          <w:b/>
          <w:bCs/>
        </w:rPr>
        <w:t xml:space="preserve">Approach: </w:t>
      </w:r>
      <w:r>
        <w:t>A scheduled job (GitHub Action or Cloudflare Worker, runs every hour) fetches the TIVFD burn-table page, parses out the current rating, and writes it to a small JSON file in the repo (or a KV store). The site reads from that source. If the scrape ever fails, the site falls back to the link to the TIVFD page rather than showing stale data.</w:t>
      </w:r>
    </w:p>
    <w:p w14:paraId="13548EEE" w14:textId="77777777" w:rsidR="00956BF4" w:rsidRDefault="00000000">
      <w:r>
        <w:rPr>
          <w:b/>
          <w:bCs/>
        </w:rPr>
        <w:t xml:space="preserve">Alternative: </w:t>
      </w:r>
      <w:r>
        <w:t>If TIVFD is willing to expose a tiny JSON endpoint or RSS feed, use that directly. Worth asking — the fire department might appreciate the standardization.</w:t>
      </w:r>
    </w:p>
    <w:p w14:paraId="2DFC01A6" w14:textId="77777777" w:rsidR="00956BF4" w:rsidRDefault="00000000">
      <w:pPr>
        <w:pStyle w:val="Heading2"/>
      </w:pPr>
      <w:r>
        <w:t>5. Webcams</w:t>
      </w:r>
    </w:p>
    <w:p w14:paraId="37D81832" w14:textId="77777777" w:rsidR="00956BF4" w:rsidRDefault="00000000">
      <w:r>
        <w:rPr>
          <w:b/>
          <w:bCs/>
        </w:rPr>
        <w:t xml:space="preserve">Status: </w:t>
      </w:r>
      <w:r>
        <w:t>Working in the PoC. BC Ferries and Thetis ferry-cam both expose static image URLs that auto-refresh on the source server. The site simply embeds them with cache-busting.</w:t>
      </w:r>
    </w:p>
    <w:p w14:paraId="7824F64D" w14:textId="77777777" w:rsidR="00956BF4" w:rsidRDefault="00000000">
      <w:r>
        <w:rPr>
          <w:i/>
          <w:iCs/>
        </w:rPr>
        <w:t>No further work needed beyond preserving these embeds in the rebuild.</w:t>
      </w:r>
    </w:p>
    <w:p w14:paraId="3D09D465" w14:textId="77777777" w:rsidR="00956BF4" w:rsidRDefault="00000000">
      <w:pPr>
        <w:pStyle w:val="Heading2"/>
      </w:pPr>
      <w:r>
        <w:t>6. Membership Form</w:t>
      </w:r>
    </w:p>
    <w:p w14:paraId="3D25FA3D" w14:textId="77777777" w:rsidR="00956BF4" w:rsidRDefault="00000000">
      <w:r>
        <w:rPr>
          <w:b/>
          <w:bCs/>
        </w:rPr>
        <w:t xml:space="preserve">Status: </w:t>
      </w:r>
      <w:r>
        <w:t>PoC uses a mailto: form (opens user’s mail app; doesn’t actually submit). Needs replacement.</w:t>
      </w:r>
    </w:p>
    <w:p w14:paraId="74FDBDF0" w14:textId="77777777" w:rsidR="00956BF4" w:rsidRDefault="00000000">
      <w:r>
        <w:rPr>
          <w:b/>
          <w:bCs/>
        </w:rPr>
        <w:t xml:space="preserve">Approach: </w:t>
      </w:r>
      <w:r>
        <w:t xml:space="preserve">Wire to </w:t>
      </w:r>
      <w:proofErr w:type="spellStart"/>
      <w:r>
        <w:t>Formspree</w:t>
      </w:r>
      <w:proofErr w:type="spellEnd"/>
      <w:r>
        <w:t xml:space="preserve"> (free tier sufficient) or Netlify Forms / Cloudflare Forms depending on host. On submission, sends a notification email to the membership coordinator and stores the submission for review.</w:t>
      </w:r>
    </w:p>
    <w:p w14:paraId="456CA0D7" w14:textId="77777777" w:rsidR="00956BF4" w:rsidRDefault="00000000">
      <w:r>
        <w:rPr>
          <w:b/>
          <w:bCs/>
        </w:rPr>
        <w:t xml:space="preserve">Optional enhancement: </w:t>
      </w:r>
      <w:r>
        <w:t xml:space="preserve">Append submissions to a Google Sheet via </w:t>
      </w:r>
      <w:proofErr w:type="spellStart"/>
      <w:r>
        <w:t>Formspree’s</w:t>
      </w:r>
      <w:proofErr w:type="spellEnd"/>
      <w:r>
        <w:t xml:space="preserve"> integration or a simple Apps Script webhook, giving TIRRA a running membership log.</w:t>
      </w:r>
    </w:p>
    <w:p w14:paraId="73632D4C" w14:textId="77777777" w:rsidR="00956BF4" w:rsidRDefault="00000000">
      <w:pPr>
        <w:pStyle w:val="Heading2"/>
      </w:pPr>
      <w:r>
        <w:t>7. Real Estate Listings, Notices, Classified Ads (from current site)</w:t>
      </w:r>
    </w:p>
    <w:p w14:paraId="3ECDAA9B" w14:textId="77777777" w:rsidR="00956BF4" w:rsidRDefault="00000000">
      <w:r>
        <w:rPr>
          <w:b/>
          <w:bCs/>
        </w:rPr>
        <w:t xml:space="preserve">Status: </w:t>
      </w:r>
      <w:r>
        <w:t>Currently linked from the existing Home page. Not yet decided whether to preserve.</w:t>
      </w:r>
    </w:p>
    <w:p w14:paraId="7316C8A8" w14:textId="77777777" w:rsidR="00956BF4" w:rsidRDefault="00000000">
      <w:r>
        <w:rPr>
          <w:b/>
          <w:bCs/>
        </w:rPr>
        <w:t xml:space="preserve">Recommendation: </w:t>
      </w:r>
      <w:r>
        <w:t>Defer to v2 unless Karl says they’re actively used. If kept, link out to wherever they currently live (likely thetisposts.ca or a Facebook group) rather than rebuilding inside the site.</w:t>
      </w:r>
    </w:p>
    <w:p w14:paraId="4C1CD8C1" w14:textId="77777777" w:rsidR="00956BF4" w:rsidRDefault="00000000">
      <w:pPr>
        <w:pStyle w:val="Heading1"/>
      </w:pPr>
      <w:r>
        <w:t>Migration &amp; Maintenance</w:t>
      </w:r>
    </w:p>
    <w:p w14:paraId="09B44A8B" w14:textId="77777777" w:rsidR="00956BF4" w:rsidRDefault="00000000">
      <w:pPr>
        <w:pStyle w:val="Heading2"/>
      </w:pPr>
      <w:r>
        <w:t>Content Migration</w:t>
      </w:r>
    </w:p>
    <w:p w14:paraId="649C7595" w14:textId="77777777" w:rsidR="00956BF4" w:rsidRDefault="00000000">
      <w:r>
        <w:t>The current thetisisland.net site is the source of truth for many text passages, links, and lists (especially the Business page and the Links page). The migration approach:</w:t>
      </w:r>
    </w:p>
    <w:p w14:paraId="6157D315" w14:textId="77777777" w:rsidR="00956BF4" w:rsidRDefault="00000000">
      <w:pPr>
        <w:pStyle w:val="ListParagraph"/>
        <w:numPr>
          <w:ilvl w:val="0"/>
          <w:numId w:val="2"/>
        </w:numPr>
      </w:pPr>
      <w:r>
        <w:rPr>
          <w:b/>
          <w:bCs/>
        </w:rPr>
        <w:lastRenderedPageBreak/>
        <w:t xml:space="preserve">Scrape the existing site once </w:t>
      </w:r>
      <w:r>
        <w:t>into a structured collection of Markdown files. Claude Code can do this in a single session — it’s a straightforward HTML-to-Markdown conversion.</w:t>
      </w:r>
    </w:p>
    <w:p w14:paraId="0149B36F" w14:textId="77777777" w:rsidR="00956BF4" w:rsidRDefault="00000000">
      <w:pPr>
        <w:pStyle w:val="ListParagraph"/>
        <w:numPr>
          <w:ilvl w:val="0"/>
          <w:numId w:val="2"/>
        </w:numPr>
      </w:pPr>
      <w:r>
        <w:rPr>
          <w:b/>
          <w:bCs/>
        </w:rPr>
        <w:t xml:space="preserve">Karl reviews and edits </w:t>
      </w:r>
      <w:r>
        <w:t>the Markdown files in the new CMS. Stale information (out-of-date business listings, dead links) gets cleaned up as part of the migration.</w:t>
      </w:r>
    </w:p>
    <w:p w14:paraId="037564E5" w14:textId="77777777" w:rsidR="00956BF4" w:rsidRDefault="00000000">
      <w:pPr>
        <w:pStyle w:val="ListParagraph"/>
        <w:numPr>
          <w:ilvl w:val="0"/>
          <w:numId w:val="2"/>
        </w:numPr>
      </w:pPr>
      <w:r>
        <w:rPr>
          <w:b/>
          <w:bCs/>
        </w:rPr>
        <w:t xml:space="preserve">Cut over </w:t>
      </w:r>
      <w:r>
        <w:t>by repointing the thetisisland.net domain to the new host once Karl approves. Keep the old site archived as a snapshot.</w:t>
      </w:r>
    </w:p>
    <w:p w14:paraId="49AC682E" w14:textId="77777777" w:rsidR="00956BF4" w:rsidRDefault="00000000">
      <w:pPr>
        <w:pStyle w:val="Heading2"/>
      </w:pPr>
      <w:r>
        <w:t>Ongoing Maintenance</w:t>
      </w:r>
    </w:p>
    <w:p w14:paraId="76257A84" w14:textId="77777777" w:rsidR="00956BF4" w:rsidRDefault="00000000">
      <w:r>
        <w:t>Once live, the maintenance load is:</w:t>
      </w:r>
    </w:p>
    <w:p w14:paraId="16DA17B0" w14:textId="77777777" w:rsidR="00956BF4" w:rsidRDefault="00000000">
      <w:pPr>
        <w:pStyle w:val="ListParagraph"/>
        <w:numPr>
          <w:ilvl w:val="0"/>
          <w:numId w:val="2"/>
        </w:numPr>
      </w:pPr>
      <w:r>
        <w:t xml:space="preserve">Karl edits content via the </w:t>
      </w:r>
      <w:proofErr w:type="spellStart"/>
      <w:r>
        <w:t>Decap</w:t>
      </w:r>
      <w:proofErr w:type="spellEnd"/>
      <w:r>
        <w:t xml:space="preserve"> CMS web interface (no code, no Git knowledge needed for routine edits).</w:t>
      </w:r>
    </w:p>
    <w:p w14:paraId="47CB669F" w14:textId="77777777" w:rsidR="00956BF4" w:rsidRDefault="00000000">
      <w:pPr>
        <w:pStyle w:val="ListParagraph"/>
        <w:numPr>
          <w:ilvl w:val="0"/>
          <w:numId w:val="2"/>
        </w:numPr>
      </w:pPr>
      <w:r>
        <w:t>Schedule changes (ferry, fire rating) happen automatically.</w:t>
      </w:r>
    </w:p>
    <w:p w14:paraId="612CB7A1" w14:textId="77777777" w:rsidR="00956BF4" w:rsidRDefault="00000000">
      <w:pPr>
        <w:pStyle w:val="ListParagraph"/>
        <w:numPr>
          <w:ilvl w:val="0"/>
          <w:numId w:val="2"/>
        </w:numPr>
      </w:pPr>
      <w:r>
        <w:t>New community organizations or calendar contributors are added by editing a single config file or by Karl through the CMS.</w:t>
      </w:r>
    </w:p>
    <w:p w14:paraId="0B8D7B7A" w14:textId="77777777" w:rsidR="00956BF4" w:rsidRDefault="00000000">
      <w:pPr>
        <w:pStyle w:val="ListParagraph"/>
        <w:numPr>
          <w:ilvl w:val="0"/>
          <w:numId w:val="2"/>
        </w:numPr>
      </w:pPr>
      <w:r>
        <w:t>Hosting cost: $0/month on Cloudflare Pages or Netlify free tiers.</w:t>
      </w:r>
    </w:p>
    <w:p w14:paraId="4DC69E95" w14:textId="77777777" w:rsidR="00956BF4" w:rsidRDefault="00000000">
      <w:pPr>
        <w:pStyle w:val="ListParagraph"/>
        <w:numPr>
          <w:ilvl w:val="0"/>
          <w:numId w:val="2"/>
        </w:numPr>
      </w:pPr>
      <w:r>
        <w:t>Backup: the entire site is in Git; rollback to any prior version is one command.</w:t>
      </w:r>
    </w:p>
    <w:p w14:paraId="57BE9ADC" w14:textId="77777777" w:rsidR="00956BF4" w:rsidRDefault="00000000">
      <w:pPr>
        <w:pStyle w:val="Heading2"/>
      </w:pPr>
      <w:r>
        <w:t>Bus Factor</w:t>
      </w:r>
    </w:p>
    <w:p w14:paraId="4647D6DE" w14:textId="77777777" w:rsidR="00956BF4" w:rsidRDefault="00000000">
      <w:r>
        <w:t>The structure is deliberately portable. If Karl steps back and a successor takes over, they inherit:</w:t>
      </w:r>
    </w:p>
    <w:p w14:paraId="4D0AE088" w14:textId="77777777" w:rsidR="00956BF4" w:rsidRDefault="00000000">
      <w:pPr>
        <w:pStyle w:val="ListParagraph"/>
        <w:numPr>
          <w:ilvl w:val="0"/>
          <w:numId w:val="2"/>
        </w:numPr>
      </w:pPr>
      <w:r>
        <w:t>A Git repository of plain Markdown and configuration files</w:t>
      </w:r>
    </w:p>
    <w:p w14:paraId="3554B219" w14:textId="77777777" w:rsidR="00956BF4" w:rsidRDefault="00000000">
      <w:pPr>
        <w:pStyle w:val="ListParagraph"/>
        <w:numPr>
          <w:ilvl w:val="0"/>
          <w:numId w:val="2"/>
        </w:numPr>
      </w:pPr>
      <w:r>
        <w:t xml:space="preserve">A free, well-documented stack (Astro is widely used; </w:t>
      </w:r>
      <w:proofErr w:type="spellStart"/>
      <w:r>
        <w:t>Decap</w:t>
      </w:r>
      <w:proofErr w:type="spellEnd"/>
      <w:r>
        <w:t xml:space="preserve"> CMS is documented)</w:t>
      </w:r>
    </w:p>
    <w:p w14:paraId="0D414A1E" w14:textId="77777777" w:rsidR="00956BF4" w:rsidRDefault="00000000">
      <w:pPr>
        <w:pStyle w:val="ListParagraph"/>
        <w:numPr>
          <w:ilvl w:val="0"/>
          <w:numId w:val="2"/>
        </w:numPr>
      </w:pPr>
      <w:r>
        <w:t>No proprietary platform-specific knowledge required</w:t>
      </w:r>
    </w:p>
    <w:p w14:paraId="1CC51CFE" w14:textId="77777777" w:rsidR="00956BF4" w:rsidRDefault="00000000">
      <w:pPr>
        <w:pStyle w:val="ListParagraph"/>
        <w:numPr>
          <w:ilvl w:val="0"/>
          <w:numId w:val="2"/>
        </w:numPr>
      </w:pPr>
      <w:r>
        <w:t>A README in the repository explaining the dynamic-content pieces and how to operate them</w:t>
      </w:r>
    </w:p>
    <w:p w14:paraId="50F609AC" w14:textId="77777777" w:rsidR="00956BF4" w:rsidRDefault="00000000">
      <w:pPr>
        <w:pStyle w:val="Heading1"/>
      </w:pPr>
      <w:r>
        <w:t>Explicitly Out of Scope (for v1)</w:t>
      </w:r>
    </w:p>
    <w:p w14:paraId="09DDFDAE" w14:textId="77777777" w:rsidR="00956BF4" w:rsidRDefault="00000000">
      <w:pPr>
        <w:pStyle w:val="ListParagraph"/>
        <w:numPr>
          <w:ilvl w:val="0"/>
          <w:numId w:val="2"/>
        </w:numPr>
      </w:pPr>
      <w:r>
        <w:t>E-commerce / dues payment processing. Membership form notifies the coordinator; payment remains offline.</w:t>
      </w:r>
    </w:p>
    <w:p w14:paraId="2459A8CC" w14:textId="77777777" w:rsidR="00956BF4" w:rsidRDefault="00000000">
      <w:pPr>
        <w:pStyle w:val="ListParagraph"/>
        <w:numPr>
          <w:ilvl w:val="0"/>
          <w:numId w:val="2"/>
        </w:numPr>
      </w:pPr>
      <w:r>
        <w:t>User accounts or member-only pages.</w:t>
      </w:r>
    </w:p>
    <w:p w14:paraId="1EAD5082" w14:textId="77777777" w:rsidR="00956BF4" w:rsidRDefault="00000000">
      <w:pPr>
        <w:pStyle w:val="ListParagraph"/>
        <w:numPr>
          <w:ilvl w:val="0"/>
          <w:numId w:val="2"/>
        </w:numPr>
      </w:pPr>
      <w:r>
        <w:t>A custom event-submission backend with admin approval queues. The Google Calendar approach is sufficient.</w:t>
      </w:r>
    </w:p>
    <w:p w14:paraId="79F6601E" w14:textId="77777777" w:rsidR="00956BF4" w:rsidRDefault="00000000">
      <w:pPr>
        <w:pStyle w:val="ListParagraph"/>
        <w:numPr>
          <w:ilvl w:val="0"/>
          <w:numId w:val="2"/>
        </w:numPr>
      </w:pPr>
      <w:r>
        <w:t>Mobile app. The site will be responsive; that is enough.</w:t>
      </w:r>
    </w:p>
    <w:p w14:paraId="7BD25761" w14:textId="77777777" w:rsidR="00956BF4" w:rsidRDefault="00000000">
      <w:pPr>
        <w:pStyle w:val="ListParagraph"/>
        <w:numPr>
          <w:ilvl w:val="0"/>
          <w:numId w:val="2"/>
        </w:numPr>
      </w:pPr>
      <w:r>
        <w:t>Replacement for thetisposts.ca, e-Spokes, or any other existing service. The site links to them.</w:t>
      </w:r>
    </w:p>
    <w:p w14:paraId="4F6F2770" w14:textId="77777777" w:rsidR="00956BF4" w:rsidRDefault="00000000">
      <w:pPr>
        <w:pStyle w:val="ListParagraph"/>
        <w:numPr>
          <w:ilvl w:val="0"/>
          <w:numId w:val="2"/>
        </w:numPr>
      </w:pPr>
      <w:r>
        <w:t xml:space="preserve">Real-time ferry GPS overlay. Linking to </w:t>
      </w:r>
      <w:proofErr w:type="spellStart"/>
      <w:r>
        <w:t>VesselFinder</w:t>
      </w:r>
      <w:proofErr w:type="spellEnd"/>
      <w:r>
        <w:t xml:space="preserve"> is sufficient.</w:t>
      </w:r>
    </w:p>
    <w:p w14:paraId="7648CF9F" w14:textId="77777777" w:rsidR="00956BF4" w:rsidRDefault="00000000">
      <w:pPr>
        <w:pStyle w:val="Heading1"/>
      </w:pPr>
      <w:r>
        <w:t>Next Steps</w:t>
      </w:r>
    </w:p>
    <w:p w14:paraId="62520218" w14:textId="77777777" w:rsidR="00956BF4" w:rsidRDefault="00000000">
      <w:r>
        <w:t>See the companion document, "Build Plan," for the step-by-step development sequence. The intended flow is:</w:t>
      </w:r>
    </w:p>
    <w:p w14:paraId="7F272BF4" w14:textId="77777777" w:rsidR="00956BF4" w:rsidRDefault="00000000">
      <w:pPr>
        <w:pStyle w:val="ListParagraph"/>
        <w:numPr>
          <w:ilvl w:val="0"/>
          <w:numId w:val="2"/>
        </w:numPr>
      </w:pPr>
      <w:r>
        <w:t>Confirm the Open Questions above with Karl.</w:t>
      </w:r>
    </w:p>
    <w:p w14:paraId="1CCE3CA8" w14:textId="77777777" w:rsidR="00956BF4" w:rsidRDefault="00000000">
      <w:pPr>
        <w:pStyle w:val="ListParagraph"/>
        <w:numPr>
          <w:ilvl w:val="0"/>
          <w:numId w:val="2"/>
        </w:numPr>
      </w:pPr>
      <w:r>
        <w:t>Open Claude Code with this spec and the Build Plan, and execute the build in stages.</w:t>
      </w:r>
    </w:p>
    <w:p w14:paraId="2EF9CD2D" w14:textId="77777777" w:rsidR="00956BF4" w:rsidRDefault="00000000">
      <w:pPr>
        <w:pStyle w:val="ListParagraph"/>
        <w:numPr>
          <w:ilvl w:val="0"/>
          <w:numId w:val="2"/>
        </w:numPr>
      </w:pPr>
      <w:r>
        <w:t>Iterate on visual design and content with Karl after the structural build is complete.</w:t>
      </w:r>
    </w:p>
    <w:p w14:paraId="40411083" w14:textId="77777777" w:rsidR="00956BF4" w:rsidRDefault="00000000">
      <w:pPr>
        <w:pStyle w:val="ListParagraph"/>
        <w:numPr>
          <w:ilvl w:val="0"/>
          <w:numId w:val="2"/>
        </w:numPr>
      </w:pPr>
      <w:r>
        <w:t>Migrate content and cut over the domain when Karl approves.</w:t>
      </w:r>
    </w:p>
    <w:sectPr w:rsidR="00956BF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4481" w14:textId="77777777" w:rsidR="00A65E51" w:rsidRDefault="00A65E51">
      <w:r>
        <w:separator/>
      </w:r>
    </w:p>
  </w:endnote>
  <w:endnote w:type="continuationSeparator" w:id="0">
    <w:p w14:paraId="31861A21" w14:textId="77777777" w:rsidR="00A65E51" w:rsidRDefault="00A6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C679" w14:textId="77777777" w:rsidR="00956BF4" w:rsidRDefault="00000000">
    <w:pPr>
      <w:jc w:val="center"/>
    </w:pPr>
    <w:r>
      <w:rPr>
        <w:color w:val="888888"/>
        <w:sz w:val="18"/>
        <w:szCs w:val="18"/>
      </w:rPr>
      <w:t xml:space="preserve">Thetisisland.net Rebuild — Content &amp; Architecture Specification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120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21C8" w14:textId="77777777" w:rsidR="00A65E51" w:rsidRDefault="00A65E51">
      <w:r>
        <w:separator/>
      </w:r>
    </w:p>
  </w:footnote>
  <w:footnote w:type="continuationSeparator" w:id="0">
    <w:p w14:paraId="087C5D91" w14:textId="77777777" w:rsidR="00A65E51" w:rsidRDefault="00A65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4D5"/>
    <w:multiLevelType w:val="hybridMultilevel"/>
    <w:tmpl w:val="4E2C4878"/>
    <w:lvl w:ilvl="0" w:tplc="B554F482">
      <w:start w:val="1"/>
      <w:numFmt w:val="bullet"/>
      <w:lvlText w:val="•"/>
      <w:lvlJc w:val="left"/>
      <w:pPr>
        <w:ind w:left="720" w:hanging="360"/>
      </w:pPr>
    </w:lvl>
    <w:lvl w:ilvl="1" w:tplc="C66A637A">
      <w:start w:val="1"/>
      <w:numFmt w:val="bullet"/>
      <w:lvlText w:val="◦"/>
      <w:lvlJc w:val="left"/>
      <w:pPr>
        <w:ind w:left="1440" w:hanging="360"/>
      </w:pPr>
    </w:lvl>
    <w:lvl w:ilvl="2" w:tplc="B7F00522">
      <w:numFmt w:val="decimal"/>
      <w:lvlText w:val=""/>
      <w:lvlJc w:val="left"/>
    </w:lvl>
    <w:lvl w:ilvl="3" w:tplc="2162100C">
      <w:numFmt w:val="decimal"/>
      <w:lvlText w:val=""/>
      <w:lvlJc w:val="left"/>
    </w:lvl>
    <w:lvl w:ilvl="4" w:tplc="0418623A">
      <w:numFmt w:val="decimal"/>
      <w:lvlText w:val=""/>
      <w:lvlJc w:val="left"/>
    </w:lvl>
    <w:lvl w:ilvl="5" w:tplc="A07ADA70">
      <w:numFmt w:val="decimal"/>
      <w:lvlText w:val=""/>
      <w:lvlJc w:val="left"/>
    </w:lvl>
    <w:lvl w:ilvl="6" w:tplc="BA0E3BA0">
      <w:numFmt w:val="decimal"/>
      <w:lvlText w:val=""/>
      <w:lvlJc w:val="left"/>
    </w:lvl>
    <w:lvl w:ilvl="7" w:tplc="FC7A9BAA">
      <w:numFmt w:val="decimal"/>
      <w:lvlText w:val=""/>
      <w:lvlJc w:val="left"/>
    </w:lvl>
    <w:lvl w:ilvl="8" w:tplc="4AD683FC">
      <w:numFmt w:val="decimal"/>
      <w:lvlText w:val=""/>
      <w:lvlJc w:val="left"/>
    </w:lvl>
  </w:abstractNum>
  <w:abstractNum w:abstractNumId="1" w15:restartNumberingAfterBreak="0">
    <w:nsid w:val="25E61B35"/>
    <w:multiLevelType w:val="hybridMultilevel"/>
    <w:tmpl w:val="B2C4BCBA"/>
    <w:lvl w:ilvl="0" w:tplc="BCB4CA7E">
      <w:start w:val="1"/>
      <w:numFmt w:val="bullet"/>
      <w:lvlText w:val="●"/>
      <w:lvlJc w:val="left"/>
      <w:pPr>
        <w:ind w:left="720" w:hanging="360"/>
      </w:pPr>
    </w:lvl>
    <w:lvl w:ilvl="1" w:tplc="F976DE88">
      <w:start w:val="1"/>
      <w:numFmt w:val="bullet"/>
      <w:lvlText w:val="○"/>
      <w:lvlJc w:val="left"/>
      <w:pPr>
        <w:ind w:left="1440" w:hanging="360"/>
      </w:pPr>
    </w:lvl>
    <w:lvl w:ilvl="2" w:tplc="9F6A1302">
      <w:start w:val="1"/>
      <w:numFmt w:val="bullet"/>
      <w:lvlText w:val="■"/>
      <w:lvlJc w:val="left"/>
      <w:pPr>
        <w:ind w:left="2160" w:hanging="360"/>
      </w:pPr>
    </w:lvl>
    <w:lvl w:ilvl="3" w:tplc="9F08961E">
      <w:start w:val="1"/>
      <w:numFmt w:val="bullet"/>
      <w:lvlText w:val="●"/>
      <w:lvlJc w:val="left"/>
      <w:pPr>
        <w:ind w:left="2880" w:hanging="360"/>
      </w:pPr>
    </w:lvl>
    <w:lvl w:ilvl="4" w:tplc="721E4368">
      <w:start w:val="1"/>
      <w:numFmt w:val="bullet"/>
      <w:lvlText w:val="○"/>
      <w:lvlJc w:val="left"/>
      <w:pPr>
        <w:ind w:left="3600" w:hanging="360"/>
      </w:pPr>
    </w:lvl>
    <w:lvl w:ilvl="5" w:tplc="644C1450">
      <w:start w:val="1"/>
      <w:numFmt w:val="bullet"/>
      <w:lvlText w:val="■"/>
      <w:lvlJc w:val="left"/>
      <w:pPr>
        <w:ind w:left="4320" w:hanging="360"/>
      </w:pPr>
    </w:lvl>
    <w:lvl w:ilvl="6" w:tplc="7FA8AEB4">
      <w:start w:val="1"/>
      <w:numFmt w:val="bullet"/>
      <w:lvlText w:val="●"/>
      <w:lvlJc w:val="left"/>
      <w:pPr>
        <w:ind w:left="5040" w:hanging="360"/>
      </w:pPr>
    </w:lvl>
    <w:lvl w:ilvl="7" w:tplc="D24AE932">
      <w:start w:val="1"/>
      <w:numFmt w:val="bullet"/>
      <w:lvlText w:val="●"/>
      <w:lvlJc w:val="left"/>
      <w:pPr>
        <w:ind w:left="5760" w:hanging="360"/>
      </w:pPr>
    </w:lvl>
    <w:lvl w:ilvl="8" w:tplc="B39AD212">
      <w:start w:val="1"/>
      <w:numFmt w:val="bullet"/>
      <w:lvlText w:val="●"/>
      <w:lvlJc w:val="left"/>
      <w:pPr>
        <w:ind w:left="6480" w:hanging="360"/>
      </w:pPr>
    </w:lvl>
  </w:abstractNum>
  <w:num w:numId="1" w16cid:durableId="858934392">
    <w:abstractNumId w:val="1"/>
    <w:lvlOverride w:ilvl="0">
      <w:startOverride w:val="1"/>
    </w:lvlOverride>
  </w:num>
  <w:num w:numId="2" w16cid:durableId="146233525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 U">
    <w15:presenceInfo w15:providerId="Windows Live" w15:userId="cafe61eae75347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BF4"/>
    <w:rsid w:val="000E5196"/>
    <w:rsid w:val="00211202"/>
    <w:rsid w:val="004C25C6"/>
    <w:rsid w:val="00956BF4"/>
    <w:rsid w:val="009C2478"/>
    <w:rsid w:val="00A65E51"/>
    <w:rsid w:val="00FE6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C4C5"/>
  <w15:docId w15:val="{5110187C-D623-4F90-AE10-C862D3A8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6B6A"/>
      </w:pBdr>
      <w:spacing w:before="360" w:after="180"/>
      <w:outlineLvl w:val="0"/>
    </w:pPr>
    <w:rPr>
      <w:b/>
      <w:bCs/>
      <w:color w:val="1F4948"/>
      <w:sz w:val="32"/>
      <w:szCs w:val="32"/>
    </w:rPr>
  </w:style>
  <w:style w:type="paragraph" w:styleId="Heading2">
    <w:name w:val="heading 2"/>
    <w:uiPriority w:val="9"/>
    <w:unhideWhenUsed/>
    <w:qFormat/>
    <w:pPr>
      <w:spacing w:before="240" w:after="120"/>
      <w:outlineLvl w:val="1"/>
    </w:pPr>
    <w:rPr>
      <w:b/>
      <w:bCs/>
      <w:color w:val="2E6B6A"/>
      <w:sz w:val="26"/>
      <w:szCs w:val="26"/>
    </w:rPr>
  </w:style>
  <w:style w:type="paragraph" w:styleId="Heading3">
    <w:name w:val="heading 3"/>
    <w:uiPriority w:val="9"/>
    <w:unhideWhenUsed/>
    <w:qFormat/>
    <w:pPr>
      <w:spacing w:before="180" w:after="80"/>
      <w:outlineLvl w:val="2"/>
    </w:pPr>
    <w:rPr>
      <w:b/>
      <w:bCs/>
      <w:i/>
      <w:iCs/>
      <w:color w:val="3A9D9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C25C6"/>
  </w:style>
  <w:style w:type="character" w:styleId="UnresolvedMention">
    <w:name w:val="Unresolved Mention"/>
    <w:basedOn w:val="DefaultParagraphFont"/>
    <w:uiPriority w:val="99"/>
    <w:semiHidden/>
    <w:unhideWhenUsed/>
    <w:rsid w:val="009C2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Thetisisland.net Rebuild — Content &amp; Architecture Specification</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Thetisisland.net Rebuild — Content &amp; Architecture Specification</dc:title>
  <dc:creator>John Shillington</dc:creator>
  <cp:lastModifiedBy>Karl U</cp:lastModifiedBy>
  <cp:revision>3</cp:revision>
  <dcterms:created xsi:type="dcterms:W3CDTF">2026-04-25T15:34:00Z</dcterms:created>
  <dcterms:modified xsi:type="dcterms:W3CDTF">2026-04-25T16:20:00Z</dcterms:modified>
</cp:coreProperties>
</file>